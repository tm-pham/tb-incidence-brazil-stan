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FFF54" w14:textId="77777777" w:rsidR="00E72456" w:rsidRDefault="00E72456" w:rsidP="00E72456">
      <w:pPr>
        <w:spacing w:afterLines="100" w:after="240"/>
        <w:rPr>
          <w:rFonts w:ascii="Times New Roman" w:hAnsi="Times New Roman" w:cs="Times New Roman"/>
          <w:b/>
        </w:rPr>
      </w:pPr>
      <w:r w:rsidRPr="001B43DB">
        <w:rPr>
          <w:rFonts w:ascii="Times New Roman" w:hAnsi="Times New Roman" w:cs="Times New Roman"/>
          <w:b/>
        </w:rPr>
        <w:t xml:space="preserve">Table </w:t>
      </w:r>
      <w:r>
        <w:rPr>
          <w:rFonts w:ascii="Times New Roman" w:hAnsi="Times New Roman" w:cs="Times New Roman"/>
          <w:b/>
        </w:rPr>
        <w:t>S1:</w:t>
      </w:r>
      <w:r w:rsidRPr="001B43DB">
        <w:rPr>
          <w:rFonts w:ascii="Times New Roman" w:hAnsi="Times New Roman" w:cs="Times New Roman"/>
          <w:b/>
        </w:rPr>
        <w:t xml:space="preserve"> Model </w:t>
      </w:r>
      <w:r>
        <w:rPr>
          <w:rFonts w:ascii="Times New Roman" w:hAnsi="Times New Roman" w:cs="Times New Roman"/>
          <w:b/>
        </w:rPr>
        <w:t>Parameters</w:t>
      </w: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1983"/>
        <w:gridCol w:w="1072"/>
        <w:gridCol w:w="2248"/>
        <w:gridCol w:w="2249"/>
        <w:gridCol w:w="1798"/>
      </w:tblGrid>
      <w:tr w:rsidR="00066641" w14:paraId="5A9614FC" w14:textId="77777777" w:rsidTr="00952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uto"/>
              <w:right w:val="nil"/>
            </w:tcBorders>
          </w:tcPr>
          <w:p w14:paraId="4C12F755" w14:textId="77777777" w:rsidR="00066641" w:rsidRPr="00512B24" w:rsidRDefault="00066641" w:rsidP="006F669F">
            <w:pPr>
              <w:spacing w:afterLines="100" w:after="240"/>
              <w:rPr>
                <w:rFonts w:ascii="Times New Roman" w:hAnsi="Times New Roman" w:cs="Times New Roman"/>
              </w:rPr>
            </w:pPr>
            <w:r w:rsidRPr="00512B24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1072" w:type="dxa"/>
            <w:tcBorders>
              <w:top w:val="single" w:sz="4" w:space="0" w:color="A5A5A5" w:themeColor="accent3"/>
              <w:left w:val="nil"/>
              <w:bottom w:val="single" w:sz="4" w:space="0" w:color="auto"/>
              <w:right w:val="single" w:sz="4" w:space="0" w:color="A5A5A5" w:themeColor="accent3"/>
            </w:tcBorders>
          </w:tcPr>
          <w:p w14:paraId="0EA74C1A" w14:textId="77777777" w:rsidR="00066641" w:rsidRPr="00512B24" w:rsidRDefault="00066641" w:rsidP="006F669F">
            <w:pPr>
              <w:spacing w:afterLines="10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4497" w:type="dxa"/>
            <w:gridSpan w:val="2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uto"/>
              <w:right w:val="single" w:sz="4" w:space="0" w:color="A5A5A5" w:themeColor="accent3"/>
            </w:tcBorders>
          </w:tcPr>
          <w:p w14:paraId="431F3B37" w14:textId="46BCDE47" w:rsidR="00066641" w:rsidRPr="00512B24" w:rsidRDefault="00066641" w:rsidP="006F669F">
            <w:pPr>
              <w:spacing w:afterLines="10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Prior Distribution</w:t>
            </w:r>
          </w:p>
        </w:tc>
        <w:tc>
          <w:tcPr>
            <w:tcW w:w="1798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uto"/>
              <w:right w:val="single" w:sz="4" w:space="0" w:color="A5A5A5" w:themeColor="accent3"/>
            </w:tcBorders>
          </w:tcPr>
          <w:p w14:paraId="202F888C" w14:textId="77777777" w:rsidR="00066641" w:rsidRDefault="00066641" w:rsidP="006F669F">
            <w:pPr>
              <w:spacing w:afterLines="10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Source</w:t>
            </w:r>
          </w:p>
        </w:tc>
      </w:tr>
      <w:tr w:rsidR="00066641" w14:paraId="5FF9164E" w14:textId="77777777" w:rsidTr="00697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uto"/>
              <w:left w:val="single" w:sz="4" w:space="0" w:color="A5A5A5" w:themeColor="accent3"/>
              <w:right w:val="nil"/>
            </w:tcBorders>
          </w:tcPr>
          <w:p w14:paraId="4AAFF53E" w14:textId="77777777" w:rsidR="00066641" w:rsidRDefault="00066641" w:rsidP="00A93A3F">
            <w:pPr>
              <w:spacing w:afterLines="100" w:after="24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Incidence constant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</w:tcBorders>
          </w:tcPr>
          <w:p w14:paraId="5B60225D" w14:textId="77777777" w:rsidR="00066641" w:rsidRDefault="00066641" w:rsidP="00A93A3F">
            <w:pPr>
              <w:spacing w:afterLines="10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F610C6">
              <w:rPr>
                <w:rFonts w:ascii="Times New Roman" w:eastAsiaTheme="minorEastAsia" w:hAnsi="Times New Roman" w:cs="Times New Roman"/>
                <w:lang w:val="el-GR"/>
              </w:rPr>
              <w:t>π</w:t>
            </w:r>
            <w:r w:rsidRPr="00413FE7">
              <w:rPr>
                <w:rFonts w:ascii="Times New Roman" w:eastAsiaTheme="minorEastAsia" w:hAnsi="Times New Roman" w:cs="Times New Roman"/>
                <w:vertAlign w:val="subscript"/>
              </w:rPr>
              <w:t>0</w:t>
            </w:r>
          </w:p>
        </w:tc>
        <w:tc>
          <w:tcPr>
            <w:tcW w:w="4497" w:type="dxa"/>
            <w:gridSpan w:val="2"/>
            <w:tcBorders>
              <w:top w:val="single" w:sz="4" w:space="0" w:color="auto"/>
            </w:tcBorders>
          </w:tcPr>
          <w:p w14:paraId="121337A2" w14:textId="40B66ED2" w:rsidR="00066641" w:rsidRPr="00476143" w:rsidRDefault="00066641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(0,10)</w:t>
            </w:r>
          </w:p>
        </w:tc>
        <w:tc>
          <w:tcPr>
            <w:tcW w:w="1798" w:type="dxa"/>
            <w:tcBorders>
              <w:top w:val="single" w:sz="4" w:space="0" w:color="auto"/>
            </w:tcBorders>
          </w:tcPr>
          <w:p w14:paraId="064A0045" w14:textId="77777777" w:rsidR="00066641" w:rsidRPr="00476143" w:rsidRDefault="00066641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Assumed</w:t>
            </w:r>
          </w:p>
        </w:tc>
      </w:tr>
      <w:tr w:rsidR="00066641" w14:paraId="5366A7C8" w14:textId="77777777" w:rsidTr="002E1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left w:val="single" w:sz="4" w:space="0" w:color="A5A5A5" w:themeColor="accent3"/>
              <w:right w:val="nil"/>
            </w:tcBorders>
          </w:tcPr>
          <w:p w14:paraId="71D993DC" w14:textId="77777777" w:rsidR="00066641" w:rsidRDefault="00066641" w:rsidP="00A93A3F">
            <w:pPr>
              <w:spacing w:afterLines="100" w:after="24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Incidence regression coefficients</w:t>
            </w:r>
          </w:p>
        </w:tc>
        <w:tc>
          <w:tcPr>
            <w:tcW w:w="1072" w:type="dxa"/>
            <w:tcBorders>
              <w:left w:val="nil"/>
            </w:tcBorders>
          </w:tcPr>
          <w:p w14:paraId="430A63D8" w14:textId="77777777" w:rsidR="00066641" w:rsidRPr="00F610C6" w:rsidRDefault="00066641" w:rsidP="00A93A3F">
            <w:pPr>
              <w:spacing w:afterLines="10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lang w:val="el-GR"/>
              </w:rPr>
            </w:pPr>
            <w:r w:rsidRPr="00F610C6">
              <w:rPr>
                <w:rFonts w:ascii="Times New Roman" w:hAnsi="Times New Roman" w:cs="Times New Roman"/>
                <w:bCs/>
                <w:lang w:val="el-GR"/>
              </w:rPr>
              <w:t>π</w:t>
            </w:r>
          </w:p>
        </w:tc>
        <w:tc>
          <w:tcPr>
            <w:tcW w:w="4497" w:type="dxa"/>
            <w:gridSpan w:val="2"/>
          </w:tcPr>
          <w:p w14:paraId="00A5384E" w14:textId="01D3BDB1" w:rsidR="00066641" w:rsidRPr="00027451" w:rsidRDefault="00066641" w:rsidP="00066641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(0,10)</w:t>
            </w:r>
          </w:p>
        </w:tc>
        <w:tc>
          <w:tcPr>
            <w:tcW w:w="1798" w:type="dxa"/>
          </w:tcPr>
          <w:p w14:paraId="5D6DABDA" w14:textId="77777777" w:rsidR="00066641" w:rsidRPr="00476143" w:rsidRDefault="00066641" w:rsidP="00A93A3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Assumed</w:t>
            </w:r>
          </w:p>
        </w:tc>
      </w:tr>
      <w:tr w:rsidR="00066641" w14:paraId="5510361D" w14:textId="77777777" w:rsidTr="00785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left w:val="single" w:sz="4" w:space="0" w:color="A5A5A5" w:themeColor="accent3"/>
              <w:right w:val="nil"/>
            </w:tcBorders>
          </w:tcPr>
          <w:p w14:paraId="243F83F1" w14:textId="77777777" w:rsidR="00066641" w:rsidRDefault="00066641" w:rsidP="00A93A3F">
            <w:pPr>
              <w:spacing w:afterLines="100" w:after="24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 xml:space="preserve">Incidence random effects </w:t>
            </w:r>
          </w:p>
        </w:tc>
        <w:tc>
          <w:tcPr>
            <w:tcW w:w="1072" w:type="dxa"/>
            <w:tcBorders>
              <w:left w:val="nil"/>
            </w:tcBorders>
          </w:tcPr>
          <w:p w14:paraId="33B577B0" w14:textId="77777777" w:rsidR="00066641" w:rsidRPr="00F610C6" w:rsidRDefault="00066641" w:rsidP="00A93A3F">
            <w:pPr>
              <w:spacing w:afterLines="10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l-GR"/>
              </w:rPr>
            </w:pPr>
            <w:r w:rsidRPr="00413FE7">
              <w:rPr>
                <w:rFonts w:ascii="Times New Roman" w:eastAsiaTheme="minorEastAsia" w:hAnsi="Times New Roman" w:cs="Times New Roman"/>
              </w:rPr>
              <w:sym w:font="Symbol" w:char="F071"/>
            </w:r>
            <w:r w:rsidRPr="00F610C6">
              <w:rPr>
                <w:rFonts w:ascii="Times New Roman" w:eastAsiaTheme="minorEastAsia" w:hAnsi="Times New Roman" w:cs="Times New Roman"/>
                <w:vertAlign w:val="subscript"/>
                <w:lang w:val="el-GR"/>
              </w:rPr>
              <w:t>π</w:t>
            </w:r>
          </w:p>
        </w:tc>
        <w:tc>
          <w:tcPr>
            <w:tcW w:w="4497" w:type="dxa"/>
            <w:gridSpan w:val="2"/>
          </w:tcPr>
          <w:p w14:paraId="53BD6B2F" w14:textId="6180BD6B" w:rsidR="00066641" w:rsidRPr="00027451" w:rsidRDefault="00066641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98" w:type="dxa"/>
          </w:tcPr>
          <w:p w14:paraId="24C5D885" w14:textId="77777777" w:rsidR="00066641" w:rsidRPr="00476143" w:rsidRDefault="00066641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Assumed</w:t>
            </w:r>
          </w:p>
        </w:tc>
      </w:tr>
      <w:tr w:rsidR="00066641" w14:paraId="6A2DB492" w14:textId="77777777" w:rsidTr="00BA3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left w:val="single" w:sz="4" w:space="0" w:color="A5A5A5" w:themeColor="accent3"/>
              <w:right w:val="nil"/>
            </w:tcBorders>
          </w:tcPr>
          <w:p w14:paraId="69F8E188" w14:textId="77777777" w:rsidR="00066641" w:rsidRPr="00166A31" w:rsidRDefault="00066641" w:rsidP="00A93A3F">
            <w:pPr>
              <w:spacing w:afterLines="100" w:after="24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 xml:space="preserve">Incidence </w:t>
            </w:r>
            <w:r>
              <w:rPr>
                <w:rFonts w:ascii="Times New Roman" w:hAnsi="Times New Roman" w:cs="Times New Roman"/>
                <w:b w:val="0"/>
                <w:lang w:val="el-GR"/>
              </w:rPr>
              <w:t>ρ</w:t>
            </w:r>
          </w:p>
        </w:tc>
        <w:tc>
          <w:tcPr>
            <w:tcW w:w="1072" w:type="dxa"/>
            <w:tcBorders>
              <w:left w:val="nil"/>
            </w:tcBorders>
          </w:tcPr>
          <w:p w14:paraId="0BF106EF" w14:textId="77777777" w:rsidR="00066641" w:rsidRPr="00F610C6" w:rsidRDefault="00066641" w:rsidP="00A93A3F">
            <w:pPr>
              <w:spacing w:afterLines="10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l-GR"/>
              </w:rPr>
            </w:pPr>
            <w:r w:rsidRPr="00413FE7">
              <w:rPr>
                <w:rFonts w:ascii="Times New Roman" w:eastAsiaTheme="minorEastAsia" w:hAnsi="Times New Roman" w:cs="Times New Roman"/>
              </w:rPr>
              <w:sym w:font="Symbol" w:char="F072"/>
            </w:r>
            <w:r w:rsidRPr="00F610C6">
              <w:rPr>
                <w:rFonts w:ascii="Times New Roman" w:eastAsiaTheme="minorEastAsia" w:hAnsi="Times New Roman" w:cs="Times New Roman"/>
                <w:vertAlign w:val="subscript"/>
                <w:lang w:val="el-GR"/>
              </w:rPr>
              <w:t>π</w:t>
            </w:r>
          </w:p>
        </w:tc>
        <w:tc>
          <w:tcPr>
            <w:tcW w:w="4497" w:type="dxa"/>
            <w:gridSpan w:val="2"/>
          </w:tcPr>
          <w:p w14:paraId="38A3C136" w14:textId="7D94ECC6" w:rsidR="00066641" w:rsidRPr="00476143" w:rsidRDefault="00066641" w:rsidP="00A93A3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76143">
              <w:rPr>
                <w:rFonts w:ascii="Times New Roman" w:hAnsi="Times New Roman" w:cs="Times New Roman"/>
              </w:rPr>
              <w:t>Beta (</w:t>
            </w:r>
            <w:r w:rsidR="00865BD9">
              <w:rPr>
                <w:rFonts w:ascii="Times New Roman" w:hAnsi="Times New Roman" w:cs="Times New Roman"/>
              </w:rPr>
              <w:t>1.5, 1.5</w:t>
            </w:r>
            <w:r w:rsidRPr="0047614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98" w:type="dxa"/>
          </w:tcPr>
          <w:p w14:paraId="7D380BE8" w14:textId="77777777" w:rsidR="00066641" w:rsidRPr="00476143" w:rsidRDefault="00066641" w:rsidP="00A93A3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Assumed</w:t>
            </w:r>
          </w:p>
        </w:tc>
      </w:tr>
      <w:tr w:rsidR="00066641" w14:paraId="349FD034" w14:textId="77777777" w:rsidTr="00063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left w:val="single" w:sz="4" w:space="0" w:color="A5A5A5" w:themeColor="accent3"/>
              <w:right w:val="nil"/>
            </w:tcBorders>
          </w:tcPr>
          <w:p w14:paraId="76753774" w14:textId="77777777" w:rsidR="00066641" w:rsidRDefault="00066641" w:rsidP="00A93A3F">
            <w:pPr>
              <w:spacing w:afterLines="100" w:after="24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Incidence spatial and random effects standard deviation</w:t>
            </w:r>
          </w:p>
        </w:tc>
        <w:tc>
          <w:tcPr>
            <w:tcW w:w="1072" w:type="dxa"/>
            <w:tcBorders>
              <w:left w:val="nil"/>
            </w:tcBorders>
          </w:tcPr>
          <w:p w14:paraId="09DD44FF" w14:textId="77777777" w:rsidR="00066641" w:rsidRPr="00F610C6" w:rsidRDefault="00066641" w:rsidP="00A93A3F">
            <w:pPr>
              <w:spacing w:afterLines="10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l-GR"/>
              </w:rPr>
            </w:pPr>
            <w:r w:rsidRPr="00413FE7">
              <w:rPr>
                <w:rFonts w:ascii="Times New Roman" w:eastAsiaTheme="minorEastAsia" w:hAnsi="Times New Roman" w:cs="Times New Roman"/>
              </w:rPr>
              <w:sym w:font="Symbol" w:char="F073"/>
            </w:r>
            <w:r w:rsidRPr="00F610C6">
              <w:rPr>
                <w:rFonts w:ascii="Times New Roman" w:eastAsiaTheme="minorEastAsia" w:hAnsi="Times New Roman" w:cs="Times New Roman"/>
                <w:vertAlign w:val="subscript"/>
                <w:lang w:val="el-GR"/>
              </w:rPr>
              <w:t>π</w:t>
            </w:r>
          </w:p>
        </w:tc>
        <w:tc>
          <w:tcPr>
            <w:tcW w:w="4497" w:type="dxa"/>
            <w:gridSpan w:val="2"/>
          </w:tcPr>
          <w:p w14:paraId="08AC94D3" w14:textId="3132607F" w:rsidR="00066641" w:rsidRPr="00476143" w:rsidRDefault="00066641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76143">
              <w:rPr>
                <w:rFonts w:ascii="Times New Roman" w:hAnsi="Times New Roman" w:cs="Times New Roman"/>
              </w:rPr>
              <w:t>Cauchy (0,2)</w:t>
            </w:r>
          </w:p>
        </w:tc>
        <w:tc>
          <w:tcPr>
            <w:tcW w:w="1798" w:type="dxa"/>
          </w:tcPr>
          <w:p w14:paraId="5FD6203E" w14:textId="77777777" w:rsidR="00066641" w:rsidRPr="00476143" w:rsidRDefault="00066641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Assumed</w:t>
            </w:r>
          </w:p>
        </w:tc>
      </w:tr>
      <w:tr w:rsidR="00066641" w14:paraId="1B15A029" w14:textId="77777777" w:rsidTr="00CF0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left w:val="single" w:sz="4" w:space="0" w:color="A5A5A5" w:themeColor="accent3"/>
              <w:bottom w:val="single" w:sz="4" w:space="0" w:color="A5A5A5" w:themeColor="accent3"/>
              <w:right w:val="nil"/>
            </w:tcBorders>
          </w:tcPr>
          <w:p w14:paraId="72032105" w14:textId="77777777" w:rsidR="00066641" w:rsidRDefault="00066641" w:rsidP="00A93A3F">
            <w:pPr>
              <w:spacing w:afterLines="100" w:after="24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Fraction Treated constant</w:t>
            </w:r>
          </w:p>
        </w:tc>
        <w:tc>
          <w:tcPr>
            <w:tcW w:w="1072" w:type="dxa"/>
            <w:tcBorders>
              <w:left w:val="nil"/>
            </w:tcBorders>
          </w:tcPr>
          <w:p w14:paraId="7D16BD9D" w14:textId="77777777" w:rsidR="00066641" w:rsidRDefault="00066641" w:rsidP="00A93A3F">
            <w:pPr>
              <w:spacing w:afterLines="10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13FE7">
              <w:rPr>
                <w:rFonts w:ascii="Times New Roman" w:eastAsiaTheme="minorEastAsia" w:hAnsi="Times New Roman" w:cs="Times New Roman"/>
              </w:rPr>
              <w:sym w:font="Symbol" w:char="F077"/>
            </w:r>
            <w:r w:rsidRPr="00413FE7">
              <w:rPr>
                <w:rFonts w:ascii="Times New Roman" w:eastAsiaTheme="minorEastAsia" w:hAnsi="Times New Roman" w:cs="Times New Roman"/>
                <w:vertAlign w:val="subscript"/>
              </w:rPr>
              <w:t>0</w:t>
            </w:r>
          </w:p>
        </w:tc>
        <w:tc>
          <w:tcPr>
            <w:tcW w:w="4497" w:type="dxa"/>
            <w:gridSpan w:val="2"/>
          </w:tcPr>
          <w:p w14:paraId="6C753987" w14:textId="1CE0E787" w:rsidR="00066641" w:rsidRDefault="00066641" w:rsidP="00A93A3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(0,10)</w:t>
            </w:r>
          </w:p>
        </w:tc>
        <w:tc>
          <w:tcPr>
            <w:tcW w:w="1798" w:type="dxa"/>
          </w:tcPr>
          <w:p w14:paraId="682CD5DE" w14:textId="77777777" w:rsidR="00066641" w:rsidRPr="00476143" w:rsidRDefault="00066641" w:rsidP="00A93A3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Assumed</w:t>
            </w:r>
          </w:p>
        </w:tc>
      </w:tr>
      <w:tr w:rsidR="00066641" w14:paraId="6C02BAEF" w14:textId="77777777" w:rsidTr="005C6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left w:val="single" w:sz="4" w:space="0" w:color="A5A5A5" w:themeColor="accent3"/>
              <w:bottom w:val="single" w:sz="4" w:space="0" w:color="A5A5A5" w:themeColor="accent3"/>
              <w:right w:val="nil"/>
            </w:tcBorders>
          </w:tcPr>
          <w:p w14:paraId="27ADF7B3" w14:textId="77777777" w:rsidR="00066641" w:rsidRDefault="00066641" w:rsidP="00A93A3F">
            <w:pPr>
              <w:spacing w:afterLines="100" w:after="24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Fraction Treated regression coefficients</w:t>
            </w:r>
          </w:p>
        </w:tc>
        <w:tc>
          <w:tcPr>
            <w:tcW w:w="1072" w:type="dxa"/>
            <w:tcBorders>
              <w:left w:val="nil"/>
            </w:tcBorders>
          </w:tcPr>
          <w:p w14:paraId="58044759" w14:textId="77777777" w:rsidR="00066641" w:rsidRDefault="00066641" w:rsidP="00A93A3F">
            <w:pPr>
              <w:spacing w:afterLines="10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13FE7">
              <w:rPr>
                <w:rFonts w:ascii="Times New Roman" w:eastAsiaTheme="minorEastAsia" w:hAnsi="Times New Roman" w:cs="Times New Roman"/>
              </w:rPr>
              <w:sym w:font="Symbol" w:char="F077"/>
            </w:r>
          </w:p>
        </w:tc>
        <w:tc>
          <w:tcPr>
            <w:tcW w:w="4497" w:type="dxa"/>
            <w:gridSpan w:val="2"/>
          </w:tcPr>
          <w:p w14:paraId="3731F973" w14:textId="08C79360" w:rsidR="00066641" w:rsidRDefault="00066641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(0,10)</w:t>
            </w:r>
          </w:p>
        </w:tc>
        <w:tc>
          <w:tcPr>
            <w:tcW w:w="1798" w:type="dxa"/>
          </w:tcPr>
          <w:p w14:paraId="133B7BA2" w14:textId="77777777" w:rsidR="00066641" w:rsidRPr="00476143" w:rsidRDefault="00066641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Assumed</w:t>
            </w:r>
          </w:p>
        </w:tc>
      </w:tr>
      <w:tr w:rsidR="00066641" w14:paraId="347022FD" w14:textId="77777777" w:rsidTr="000837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left w:val="single" w:sz="4" w:space="0" w:color="A5A5A5" w:themeColor="accent3"/>
              <w:bottom w:val="single" w:sz="4" w:space="0" w:color="A5A5A5" w:themeColor="accent3"/>
              <w:right w:val="nil"/>
            </w:tcBorders>
          </w:tcPr>
          <w:p w14:paraId="3FCA4ECC" w14:textId="77777777" w:rsidR="00066641" w:rsidRDefault="00066641" w:rsidP="00A93A3F">
            <w:pPr>
              <w:spacing w:afterLines="100" w:after="24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 xml:space="preserve">Fraction Treated random effects </w:t>
            </w:r>
          </w:p>
        </w:tc>
        <w:tc>
          <w:tcPr>
            <w:tcW w:w="1072" w:type="dxa"/>
            <w:tcBorders>
              <w:left w:val="nil"/>
            </w:tcBorders>
          </w:tcPr>
          <w:p w14:paraId="4F3DB835" w14:textId="77777777" w:rsidR="00066641" w:rsidRPr="00476143" w:rsidRDefault="00066641" w:rsidP="00A93A3F">
            <w:pPr>
              <w:spacing w:afterLines="10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l-GR"/>
              </w:rPr>
            </w:pPr>
            <w:r w:rsidRPr="00413FE7">
              <w:rPr>
                <w:rFonts w:ascii="Times New Roman" w:eastAsiaTheme="minorEastAsia" w:hAnsi="Times New Roman" w:cs="Times New Roman"/>
              </w:rPr>
              <w:sym w:font="Symbol" w:char="F071"/>
            </w:r>
            <w:r w:rsidRPr="00476143">
              <w:rPr>
                <w:rFonts w:ascii="Times New Roman" w:eastAsiaTheme="minorEastAsia" w:hAnsi="Times New Roman" w:cs="Times New Roman"/>
                <w:vertAlign w:val="subscript"/>
                <w:lang w:val="el-GR"/>
              </w:rPr>
              <w:t>ω</w:t>
            </w:r>
          </w:p>
        </w:tc>
        <w:tc>
          <w:tcPr>
            <w:tcW w:w="4497" w:type="dxa"/>
            <w:gridSpan w:val="2"/>
          </w:tcPr>
          <w:p w14:paraId="0DD0A9C4" w14:textId="65B54894" w:rsidR="00066641" w:rsidRDefault="00066641" w:rsidP="00A93A3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(0,1)</w:t>
            </w:r>
          </w:p>
        </w:tc>
        <w:tc>
          <w:tcPr>
            <w:tcW w:w="1798" w:type="dxa"/>
          </w:tcPr>
          <w:p w14:paraId="190D75E2" w14:textId="77777777" w:rsidR="00066641" w:rsidRPr="00476143" w:rsidRDefault="00066641" w:rsidP="00A93A3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Assumed</w:t>
            </w:r>
          </w:p>
        </w:tc>
      </w:tr>
      <w:tr w:rsidR="00066641" w14:paraId="5AD514AE" w14:textId="77777777" w:rsidTr="000B6C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left w:val="single" w:sz="4" w:space="0" w:color="A5A5A5" w:themeColor="accent3"/>
              <w:bottom w:val="single" w:sz="4" w:space="0" w:color="A5A5A5" w:themeColor="accent3"/>
              <w:right w:val="nil"/>
            </w:tcBorders>
          </w:tcPr>
          <w:p w14:paraId="4CFB0D1D" w14:textId="77777777" w:rsidR="00066641" w:rsidRDefault="00066641" w:rsidP="00A93A3F">
            <w:pPr>
              <w:spacing w:afterLines="100" w:after="24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 xml:space="preserve">Fraction Treated </w:t>
            </w:r>
            <w:r>
              <w:rPr>
                <w:rFonts w:ascii="Times New Roman" w:hAnsi="Times New Roman" w:cs="Times New Roman"/>
                <w:b w:val="0"/>
                <w:lang w:val="el-GR"/>
              </w:rPr>
              <w:t>ρ</w:t>
            </w:r>
          </w:p>
        </w:tc>
        <w:tc>
          <w:tcPr>
            <w:tcW w:w="1072" w:type="dxa"/>
            <w:tcBorders>
              <w:left w:val="nil"/>
            </w:tcBorders>
          </w:tcPr>
          <w:p w14:paraId="5632FD22" w14:textId="77777777" w:rsidR="00066641" w:rsidRPr="00476143" w:rsidRDefault="00066641" w:rsidP="00A93A3F">
            <w:pPr>
              <w:spacing w:afterLines="10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l-GR"/>
              </w:rPr>
            </w:pPr>
            <w:r w:rsidRPr="00413FE7">
              <w:rPr>
                <w:rFonts w:ascii="Times New Roman" w:eastAsiaTheme="minorEastAsia" w:hAnsi="Times New Roman" w:cs="Times New Roman"/>
              </w:rPr>
              <w:sym w:font="Symbol" w:char="F072"/>
            </w:r>
            <w:r w:rsidRPr="00476143">
              <w:rPr>
                <w:rFonts w:ascii="Times New Roman" w:eastAsiaTheme="minorEastAsia" w:hAnsi="Times New Roman" w:cs="Times New Roman"/>
                <w:vertAlign w:val="subscript"/>
                <w:lang w:val="el-GR"/>
              </w:rPr>
              <w:t>ω</w:t>
            </w:r>
          </w:p>
        </w:tc>
        <w:tc>
          <w:tcPr>
            <w:tcW w:w="4497" w:type="dxa"/>
            <w:gridSpan w:val="2"/>
          </w:tcPr>
          <w:p w14:paraId="7D25D4E5" w14:textId="20478679" w:rsidR="00066641" w:rsidRDefault="00066641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76143">
              <w:rPr>
                <w:rFonts w:ascii="Times New Roman" w:hAnsi="Times New Roman" w:cs="Times New Roman"/>
              </w:rPr>
              <w:t>Beta (</w:t>
            </w:r>
            <w:r w:rsidR="00865BD9">
              <w:rPr>
                <w:rFonts w:ascii="Times New Roman" w:hAnsi="Times New Roman" w:cs="Times New Roman"/>
              </w:rPr>
              <w:t>1.5, 1.5</w:t>
            </w:r>
            <w:r w:rsidRPr="0047614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98" w:type="dxa"/>
          </w:tcPr>
          <w:p w14:paraId="2F654356" w14:textId="77777777" w:rsidR="00066641" w:rsidRPr="00476143" w:rsidRDefault="00066641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Assumed</w:t>
            </w:r>
          </w:p>
        </w:tc>
      </w:tr>
      <w:tr w:rsidR="00066641" w14:paraId="2DD70FB3" w14:textId="77777777" w:rsidTr="00341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left w:val="single" w:sz="4" w:space="0" w:color="A5A5A5" w:themeColor="accent3"/>
              <w:right w:val="nil"/>
            </w:tcBorders>
          </w:tcPr>
          <w:p w14:paraId="3B873A44" w14:textId="77777777" w:rsidR="00066641" w:rsidRDefault="00066641" w:rsidP="00A93A3F">
            <w:pPr>
              <w:spacing w:afterLines="100" w:after="24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Fraction Treated spatial and random effects standard deviation</w:t>
            </w:r>
          </w:p>
        </w:tc>
        <w:tc>
          <w:tcPr>
            <w:tcW w:w="1072" w:type="dxa"/>
            <w:tcBorders>
              <w:left w:val="nil"/>
            </w:tcBorders>
          </w:tcPr>
          <w:p w14:paraId="4DD3217D" w14:textId="77777777" w:rsidR="00066641" w:rsidRPr="00476143" w:rsidRDefault="00066641" w:rsidP="00A93A3F">
            <w:pPr>
              <w:spacing w:afterLines="10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l-GR"/>
              </w:rPr>
            </w:pPr>
            <w:proofErr w:type="spellStart"/>
            <w:r w:rsidRPr="00476143">
              <w:rPr>
                <w:rFonts w:ascii="Times New Roman" w:hAnsi="Times New Roman" w:cs="Times New Roman"/>
                <w:lang w:val="el-GR"/>
              </w:rPr>
              <w:t>σ</w:t>
            </w:r>
            <w:r w:rsidRPr="00476143">
              <w:rPr>
                <w:rFonts w:ascii="Times New Roman" w:hAnsi="Times New Roman" w:cs="Times New Roman"/>
                <w:vertAlign w:val="subscript"/>
                <w:lang w:val="el-GR"/>
              </w:rPr>
              <w:t>ω</w:t>
            </w:r>
            <w:proofErr w:type="spellEnd"/>
          </w:p>
        </w:tc>
        <w:tc>
          <w:tcPr>
            <w:tcW w:w="4497" w:type="dxa"/>
            <w:gridSpan w:val="2"/>
          </w:tcPr>
          <w:p w14:paraId="37B889A2" w14:textId="6687E2B2" w:rsidR="00066641" w:rsidRDefault="00066641" w:rsidP="00A93A3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76143">
              <w:rPr>
                <w:rFonts w:ascii="Times New Roman" w:hAnsi="Times New Roman" w:cs="Times New Roman"/>
              </w:rPr>
              <w:t>Cauchy (0,2)</w:t>
            </w:r>
          </w:p>
        </w:tc>
        <w:tc>
          <w:tcPr>
            <w:tcW w:w="1798" w:type="dxa"/>
          </w:tcPr>
          <w:p w14:paraId="3D84E1CB" w14:textId="77777777" w:rsidR="00066641" w:rsidRPr="00476143" w:rsidRDefault="00066641" w:rsidP="00A93A3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Assumed</w:t>
            </w:r>
          </w:p>
        </w:tc>
      </w:tr>
      <w:tr w:rsidR="00A93A3F" w14:paraId="092B3E81" w14:textId="77777777" w:rsidTr="00CB4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left w:val="single" w:sz="4" w:space="0" w:color="A5A5A5" w:themeColor="accent3"/>
              <w:right w:val="nil"/>
            </w:tcBorders>
          </w:tcPr>
          <w:p w14:paraId="2E820F89" w14:textId="3057EBC1" w:rsidR="00A93A3F" w:rsidRPr="00865BD9" w:rsidRDefault="00A93A3F" w:rsidP="00A93A3F">
            <w:pPr>
              <w:spacing w:afterLines="100" w:after="240"/>
              <w:rPr>
                <w:rFonts w:ascii="Times New Roman" w:hAnsi="Times New Roman" w:cs="Times New Roman"/>
                <w:b w:val="0"/>
                <w:bCs w:val="0"/>
              </w:rPr>
            </w:pPr>
            <w:r w:rsidRPr="00865BD9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P</w:t>
            </w:r>
            <w:r w:rsidRPr="00865BD9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robability of surviving the disease episode without treatment</w:t>
            </w:r>
          </w:p>
        </w:tc>
        <w:tc>
          <w:tcPr>
            <w:tcW w:w="1072" w:type="dxa"/>
            <w:tcBorders>
              <w:left w:val="nil"/>
            </w:tcBorders>
          </w:tcPr>
          <w:p w14:paraId="4E9AB583" w14:textId="77777777" w:rsidR="00A93A3F" w:rsidRPr="00865BD9" w:rsidRDefault="00A93A3F" w:rsidP="00A93A3F">
            <w:pPr>
              <w:spacing w:afterLines="10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l-GR"/>
              </w:rPr>
            </w:pPr>
            <w:r w:rsidRPr="00865BD9">
              <w:rPr>
                <w:rFonts w:ascii="Times New Roman" w:hAnsi="Times New Roman" w:cs="Times New Roman"/>
                <w:lang w:val="el-GR"/>
              </w:rPr>
              <w:t>μ</w:t>
            </w:r>
          </w:p>
        </w:tc>
        <w:tc>
          <w:tcPr>
            <w:tcW w:w="2248" w:type="dxa"/>
          </w:tcPr>
          <w:p w14:paraId="4A5A46C4" w14:textId="546A218C" w:rsidR="00A93A3F" w:rsidRPr="00865BD9" w:rsidRDefault="00A93A3F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65BD9">
              <w:rPr>
                <w:rFonts w:ascii="Times New Roman" w:hAnsi="Times New Roman" w:cs="Times New Roman"/>
              </w:rPr>
              <w:t>Beta (25.7, 33.3)</w:t>
            </w:r>
          </w:p>
        </w:tc>
        <w:tc>
          <w:tcPr>
            <w:tcW w:w="2249" w:type="dxa"/>
          </w:tcPr>
          <w:p w14:paraId="4A5DAB80" w14:textId="23DCA0D7" w:rsidR="00A93A3F" w:rsidRPr="00865BD9" w:rsidRDefault="00066641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65BD9">
              <w:rPr>
                <w:rFonts w:ascii="Times New Roman" w:hAnsi="Times New Roman" w:cs="Times New Roman"/>
              </w:rPr>
              <w:t xml:space="preserve">Mean: </w:t>
            </w:r>
            <w:r w:rsidR="009B254F" w:rsidRPr="00865BD9">
              <w:rPr>
                <w:rFonts w:ascii="Times New Roman" w:hAnsi="Times New Roman" w:cs="Times New Roman"/>
              </w:rPr>
              <w:t>0.44</w:t>
            </w:r>
          </w:p>
          <w:p w14:paraId="20324C04" w14:textId="6F4AA9AC" w:rsidR="00066641" w:rsidRPr="00865BD9" w:rsidRDefault="00066641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65BD9">
              <w:rPr>
                <w:rFonts w:ascii="Times New Roman" w:hAnsi="Times New Roman" w:cs="Times New Roman"/>
              </w:rPr>
              <w:t xml:space="preserve">SD: </w:t>
            </w:r>
            <w:r w:rsidR="009B254F" w:rsidRPr="00865BD9">
              <w:rPr>
                <w:rFonts w:ascii="Times New Roman" w:hAnsi="Times New Roman" w:cs="Times New Roman"/>
              </w:rPr>
              <w:t>0.06</w:t>
            </w:r>
          </w:p>
        </w:tc>
        <w:tc>
          <w:tcPr>
            <w:tcW w:w="1798" w:type="dxa"/>
          </w:tcPr>
          <w:p w14:paraId="449AFEBC" w14:textId="7B53142B" w:rsidR="00A93A3F" w:rsidRPr="00154940" w:rsidRDefault="00A93A3F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>
                <w:fldData xml:space="preserve">PEVuZE5vdGU+PENpdGU+PEF1dGhvcj5DaGl0d29vZDwvQXV0aG9yPjxZZWFyPjIwMjE8L1llYXI+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</w:fldData>
              </w:fldChar>
            </w:r>
            <w:r>
              <w:rPr>
                <w:rFonts w:ascii="Times New Roman" w:hAnsi="Times New Roman" w:cs="Times New Roman"/>
              </w:rPr>
              <w:instrText xml:space="preserve"> ADDIN EN.CITE </w:instrText>
            </w:r>
            <w:r>
              <w:rPr>
                <w:rFonts w:ascii="Times New Roman" w:hAnsi="Times New Roman" w:cs="Times New Roman"/>
              </w:rPr>
              <w:fldChar w:fldCharType="begin">
                <w:fldData xml:space="preserve">PEVuZE5vdGU+PENpdGU+PEF1dGhvcj5DaGl0d29vZDwvQXV0aG9yPjxZZWFyPjIwMjE8L1llYXI+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</w:fldData>
              </w:fldChar>
            </w:r>
            <w:r>
              <w:rPr>
                <w:rFonts w:ascii="Times New Roman" w:hAnsi="Times New Roman" w:cs="Times New Roman"/>
              </w:rPr>
              <w:instrText xml:space="preserve"> ADDIN EN.CITE.DATA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(1)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A93A3F" w14:paraId="5071946F" w14:textId="77777777" w:rsidTr="00170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left w:val="single" w:sz="4" w:space="0" w:color="A5A5A5" w:themeColor="accent3"/>
              <w:right w:val="nil"/>
            </w:tcBorders>
          </w:tcPr>
          <w:p w14:paraId="5B0983EC" w14:textId="2A45EC07" w:rsidR="00A93A3F" w:rsidRPr="00A93A3F" w:rsidRDefault="00A93A3F" w:rsidP="00A93A3F">
            <w:pPr>
              <w:spacing w:afterLines="100" w:after="24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P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robability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an individual with treatment 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lastRenderedPageBreak/>
              <w:t xml:space="preserve">outcome 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“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death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”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appears in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r w:rsidR="00DD5AB9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SIM</w:t>
            </w:r>
          </w:p>
        </w:tc>
        <w:tc>
          <w:tcPr>
            <w:tcW w:w="1072" w:type="dxa"/>
            <w:tcBorders>
              <w:left w:val="nil"/>
            </w:tcBorders>
          </w:tcPr>
          <w:p w14:paraId="1716E342" w14:textId="77777777" w:rsidR="00A93A3F" w:rsidRPr="007F00BC" w:rsidRDefault="00A93A3F" w:rsidP="00A93A3F">
            <w:pPr>
              <w:spacing w:afterLines="10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l-GR"/>
              </w:rPr>
            </w:pPr>
            <w:r>
              <w:rPr>
                <w:rFonts w:ascii="Times New Roman" w:hAnsi="Times New Roman" w:cs="Times New Roman"/>
                <w:lang w:val="el-GR"/>
              </w:rPr>
              <w:lastRenderedPageBreak/>
              <w:t>λ</w:t>
            </w:r>
          </w:p>
        </w:tc>
        <w:tc>
          <w:tcPr>
            <w:tcW w:w="2248" w:type="dxa"/>
          </w:tcPr>
          <w:p w14:paraId="7249A6BA" w14:textId="0695ED20" w:rsidR="00A93A3F" w:rsidRPr="007F00BC" w:rsidRDefault="00A93A3F" w:rsidP="00A93A3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Beta(28.4, 11.6)</w:t>
            </w:r>
          </w:p>
        </w:tc>
        <w:tc>
          <w:tcPr>
            <w:tcW w:w="2249" w:type="dxa"/>
          </w:tcPr>
          <w:p w14:paraId="01CDF4C2" w14:textId="28ACE7CC" w:rsidR="00A93A3F" w:rsidRDefault="00066641" w:rsidP="00A93A3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Mean: </w:t>
            </w:r>
            <w:r w:rsidR="009B254F">
              <w:rPr>
                <w:rFonts w:ascii="Times New Roman" w:hAnsi="Times New Roman" w:cs="Times New Roman"/>
              </w:rPr>
              <w:t>0.71</w:t>
            </w:r>
          </w:p>
          <w:p w14:paraId="64190B61" w14:textId="725CA9E7" w:rsidR="00066641" w:rsidRPr="007F00BC" w:rsidRDefault="00066641" w:rsidP="00A93A3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SD: </w:t>
            </w:r>
            <w:r w:rsidR="009B254F">
              <w:rPr>
                <w:rFonts w:ascii="Times New Roman" w:hAnsi="Times New Roman" w:cs="Times New Roman"/>
              </w:rPr>
              <w:t>o.07</w:t>
            </w:r>
          </w:p>
        </w:tc>
        <w:tc>
          <w:tcPr>
            <w:tcW w:w="1798" w:type="dxa"/>
          </w:tcPr>
          <w:p w14:paraId="2FD66F1E" w14:textId="7C5A3112" w:rsidR="00A93A3F" w:rsidRDefault="00A93A3F" w:rsidP="00A93A3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ADDIN EN.CITE &lt;EndNote&gt;&lt;Cite&gt;&lt;Author&gt;Bartholomay&lt;/Author&gt;&lt;Year&gt;2014&lt;/Year&gt;&lt;RecNum&gt;4&lt;/RecNum&gt;&lt;DisplayText&gt;(2)&lt;/DisplayText&gt;&lt;record&gt;&lt;rec-number&gt;4&lt;/rec-number&gt;&lt;foreign-keys&gt;&lt;key app="EN" db-id="efxv20w08erptqeaptv5zf9r0twse5vff5rt" timestamp="1633376277"&gt;4&lt;/key&gt;&lt;key app="ENWeb" db-id=""&gt;0&lt;/key&gt;&lt;/foreign-keys&gt;&lt;ref-type name="Journal Article"&gt;17&lt;/ref-type&gt;&lt;contributors&gt;&lt;authors&gt;&lt;author&gt;Bartholomay, P.&lt;/author&gt;&lt;author&gt;Oliveira, G. P.&lt;/author&gt;&lt;author&gt;Pinheiro, R. S.&lt;/author&gt;&lt;author&gt;Vasconcelos, A. M.&lt;/author&gt;&lt;/authors&gt;&lt;/contributors&gt;&lt;titles&gt;&lt;title&gt;[Improved quality of tuberculosis data using record linkage.]&lt;/title&gt;&lt;secondary-title&gt;Cad Saude Publica&lt;/secondary-title&gt;&lt;/titles&gt;&lt;periodical&gt;&lt;full-title&gt;Cad Saude Publica&lt;/full-title&gt;&lt;/periodical&gt;&lt;pages&gt;2459-2470&lt;/pages&gt;&lt;volume&gt;30&lt;/volume&gt;&lt;number&gt;11&lt;/number&gt;&lt;edition&gt;2014/12/11&lt;/edition&gt;&lt;dates&gt;&lt;year&gt;2014&lt;/year&gt;&lt;pub-dates&gt;&lt;date&gt;Nov&lt;/date&gt;&lt;/pub-dates&gt;&lt;/dates&gt;&lt;orig-pub&gt;Melhoria da qualidade das informacoes sobre tuberculose a partir do relacionamento entre bases de dados.&lt;/orig-pub&gt;&lt;isbn&gt;1678-4464 (Electronic)&amp;#xD;0102-311X (Linking)&lt;/isbn&gt;&lt;accession-num&gt;25493999&lt;/accession-num&gt;&lt;urls&gt;&lt;related-urls&gt;&lt;url&gt;https://www.ncbi.nlm.nih.gov/pubmed/25493999&lt;/url&gt;&lt;/related-urls&gt;&lt;/urls&gt;&lt;electronic-resource-num&gt;10.1590/0102-311x00116313&lt;/electronic-resource-num&gt;&lt;/record&gt;&lt;/Cite&gt;&lt;/EndNote&gt;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(2)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A93A3F" w14:paraId="13F17714" w14:textId="77777777" w:rsidTr="007E6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left w:val="single" w:sz="4" w:space="0" w:color="A5A5A5" w:themeColor="accent3"/>
              <w:right w:val="nil"/>
            </w:tcBorders>
          </w:tcPr>
          <w:p w14:paraId="30584B8E" w14:textId="6E9FB9DF" w:rsidR="00A93A3F" w:rsidRPr="00A93A3F" w:rsidRDefault="00A93A3F" w:rsidP="00A93A3F">
            <w:pPr>
              <w:spacing w:afterLines="100" w:after="24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Pr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obability that an individual 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with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 treatment outcome 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of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“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lost to follow up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”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 appear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s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 in </w:t>
            </w:r>
            <w:r w:rsidR="00DD5AB9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SIM</w:t>
            </w:r>
          </w:p>
        </w:tc>
        <w:tc>
          <w:tcPr>
            <w:tcW w:w="1072" w:type="dxa"/>
            <w:tcBorders>
              <w:left w:val="nil"/>
            </w:tcBorders>
          </w:tcPr>
          <w:p w14:paraId="46574946" w14:textId="77777777" w:rsidR="00A93A3F" w:rsidRPr="00476143" w:rsidRDefault="00A93A3F" w:rsidP="00A93A3F">
            <w:pPr>
              <w:spacing w:afterLines="10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l-GR"/>
              </w:rPr>
            </w:pPr>
            <w:r>
              <w:rPr>
                <w:rFonts w:ascii="Times New Roman" w:hAnsi="Times New Roman" w:cs="Times New Roman"/>
                <w:lang w:val="el-GR"/>
              </w:rPr>
              <w:t>η</w:t>
            </w:r>
          </w:p>
        </w:tc>
        <w:tc>
          <w:tcPr>
            <w:tcW w:w="2248" w:type="dxa"/>
          </w:tcPr>
          <w:p w14:paraId="2E58A297" w14:textId="40B6A25E" w:rsidR="00A93A3F" w:rsidRPr="00154940" w:rsidRDefault="00A93A3F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54940">
              <w:rPr>
                <w:rFonts w:ascii="Times New Roman" w:hAnsi="Times New Roman" w:cs="Times New Roman"/>
              </w:rPr>
              <w:t>Beta (2.14, 40.7)</w:t>
            </w:r>
          </w:p>
        </w:tc>
        <w:tc>
          <w:tcPr>
            <w:tcW w:w="2249" w:type="dxa"/>
          </w:tcPr>
          <w:p w14:paraId="4B47E301" w14:textId="7FD0AAD3" w:rsidR="00066641" w:rsidRDefault="00066641" w:rsidP="00066641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Mean: </w:t>
            </w:r>
            <w:r w:rsidR="00632409">
              <w:rPr>
                <w:rFonts w:ascii="Times New Roman" w:hAnsi="Times New Roman" w:cs="Times New Roman"/>
              </w:rPr>
              <w:t>0.05</w:t>
            </w:r>
          </w:p>
          <w:p w14:paraId="1DA2CF3C" w14:textId="0B899C00" w:rsidR="00A93A3F" w:rsidRPr="00154940" w:rsidRDefault="00066641" w:rsidP="00066641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SD:</w:t>
            </w:r>
            <w:r w:rsidR="00632409">
              <w:rPr>
                <w:rFonts w:ascii="Times New Roman" w:hAnsi="Times New Roman" w:cs="Times New Roman"/>
              </w:rPr>
              <w:t xml:space="preserve"> 0.03</w:t>
            </w:r>
          </w:p>
        </w:tc>
        <w:tc>
          <w:tcPr>
            <w:tcW w:w="1798" w:type="dxa"/>
          </w:tcPr>
          <w:p w14:paraId="09F4EB3F" w14:textId="265C9455" w:rsidR="00A93A3F" w:rsidRPr="00154940" w:rsidRDefault="00A93A3F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ADDIN EN.CITE &lt;EndNote&gt;&lt;Cite&gt;&lt;Author&gt;Bartholomay&lt;/Author&gt;&lt;Year&gt;2014&lt;/Year&gt;&lt;RecNum&gt;4&lt;/RecNum&gt;&lt;DisplayText&gt;(2)&lt;/DisplayText&gt;&lt;record&gt;&lt;rec-number&gt;4&lt;/rec-number&gt;&lt;foreign-keys&gt;&lt;key app="EN" db-id="efxv20w08erptqeaptv5zf9r0twse5vff5rt" timestamp="1633376277"&gt;4&lt;/key&gt;&lt;key app="ENWeb" db-id=""&gt;0&lt;/key&gt;&lt;/foreign-keys&gt;&lt;ref-type name="Journal Article"&gt;17&lt;/ref-type&gt;&lt;contributors&gt;&lt;authors&gt;&lt;author&gt;Bartholomay, P.&lt;/author&gt;&lt;author&gt;Oliveira, G. P.&lt;/author&gt;&lt;author&gt;Pinheiro, R. S.&lt;/author&gt;&lt;author&gt;Vasconcelos, A. M.&lt;/author&gt;&lt;/authors&gt;&lt;/contributors&gt;&lt;titles&gt;&lt;title&gt;[Improved quality of tuberculosis data using record linkage.]&lt;/title&gt;&lt;secondary-title&gt;Cad Saude Publica&lt;/secondary-title&gt;&lt;/titles&gt;&lt;periodical&gt;&lt;full-title&gt;Cad Saude Publica&lt;/full-title&gt;&lt;/periodical&gt;&lt;pages&gt;2459-2470&lt;/pages&gt;&lt;volume&gt;30&lt;/volume&gt;&lt;number&gt;11&lt;/number&gt;&lt;edition&gt;2014/12/11&lt;/edition&gt;&lt;dates&gt;&lt;year&gt;2014&lt;/year&gt;&lt;pub-dates&gt;&lt;date&gt;Nov&lt;/date&gt;&lt;/pub-dates&gt;&lt;/dates&gt;&lt;orig-pub&gt;Melhoria da qualidade das informacoes sobre tuberculose a partir do relacionamento entre bases de dados.&lt;/orig-pub&gt;&lt;isbn&gt;1678-4464 (Electronic)&amp;#xD;0102-311X (Linking)&lt;/isbn&gt;&lt;accession-num&gt;25493999&lt;/accession-num&gt;&lt;urls&gt;&lt;related-urls&gt;&lt;url&gt;https://www.ncbi.nlm.nih.gov/pubmed/25493999&lt;/url&gt;&lt;/related-urls&gt;&lt;/urls&gt;&lt;electronic-resource-num&gt;10.1590/0102-311x00116313&lt;/electronic-resource-num&gt;&lt;/record&gt;&lt;/Cite&gt;&lt;/EndNote&gt;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(2)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607385" w14:paraId="351E0186" w14:textId="77777777" w:rsidTr="00580F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left w:val="single" w:sz="4" w:space="0" w:color="A5A5A5" w:themeColor="accent3"/>
              <w:right w:val="nil"/>
            </w:tcBorders>
          </w:tcPr>
          <w:p w14:paraId="3171EDAB" w14:textId="77777777" w:rsidR="00607385" w:rsidRDefault="00607385" w:rsidP="00A93A3F">
            <w:pPr>
              <w:spacing w:afterLines="100" w:after="24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Death adjustment constant</w:t>
            </w:r>
          </w:p>
        </w:tc>
        <w:tc>
          <w:tcPr>
            <w:tcW w:w="1072" w:type="dxa"/>
            <w:tcBorders>
              <w:left w:val="nil"/>
            </w:tcBorders>
          </w:tcPr>
          <w:p w14:paraId="7AB783D2" w14:textId="77777777" w:rsidR="00607385" w:rsidRPr="00476143" w:rsidRDefault="00607385" w:rsidP="00A93A3F">
            <w:pPr>
              <w:spacing w:afterLines="10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ertAlign w:val="subscript"/>
                <w:lang w:val="el-GR"/>
              </w:rPr>
            </w:pPr>
            <w:r w:rsidRPr="00476143">
              <w:rPr>
                <w:rFonts w:ascii="Times New Roman" w:hAnsi="Times New Roman" w:cs="Times New Roman"/>
                <w:lang w:val="el-GR"/>
              </w:rPr>
              <w:t>κ</w:t>
            </w:r>
            <w:r w:rsidRPr="00476143">
              <w:rPr>
                <w:rFonts w:ascii="Times New Roman" w:hAnsi="Times New Roman" w:cs="Times New Roman"/>
                <w:vertAlign w:val="subscript"/>
                <w:lang w:val="el-GR"/>
              </w:rPr>
              <w:t>1</w:t>
            </w:r>
          </w:p>
        </w:tc>
        <w:tc>
          <w:tcPr>
            <w:tcW w:w="4497" w:type="dxa"/>
            <w:gridSpan w:val="2"/>
          </w:tcPr>
          <w:p w14:paraId="6D491329" w14:textId="1B9E47FD" w:rsidR="00607385" w:rsidRDefault="00607385" w:rsidP="00A93A3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(0,1)</w:t>
            </w:r>
          </w:p>
        </w:tc>
        <w:tc>
          <w:tcPr>
            <w:tcW w:w="1798" w:type="dxa"/>
          </w:tcPr>
          <w:p w14:paraId="2771001C" w14:textId="77777777" w:rsidR="00607385" w:rsidRPr="00476143" w:rsidRDefault="00607385" w:rsidP="00A93A3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Assumed</w:t>
            </w:r>
          </w:p>
        </w:tc>
      </w:tr>
      <w:tr w:rsidR="00607385" w14:paraId="701CB0E1" w14:textId="77777777" w:rsidTr="00AD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left w:val="single" w:sz="4" w:space="0" w:color="A5A5A5" w:themeColor="accent3"/>
              <w:right w:val="nil"/>
            </w:tcBorders>
          </w:tcPr>
          <w:p w14:paraId="5B2D32DE" w14:textId="77777777" w:rsidR="00607385" w:rsidRDefault="00607385" w:rsidP="00A93A3F">
            <w:pPr>
              <w:spacing w:afterLines="100" w:after="24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Death adjustment random effects</w:t>
            </w:r>
          </w:p>
        </w:tc>
        <w:tc>
          <w:tcPr>
            <w:tcW w:w="1072" w:type="dxa"/>
            <w:tcBorders>
              <w:left w:val="nil"/>
            </w:tcBorders>
          </w:tcPr>
          <w:p w14:paraId="70054989" w14:textId="77777777" w:rsidR="00607385" w:rsidRPr="00476143" w:rsidRDefault="00607385" w:rsidP="00A93A3F">
            <w:pPr>
              <w:spacing w:afterLines="10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ertAlign w:val="subscript"/>
                <w:lang w:val="el-GR"/>
              </w:rPr>
            </w:pPr>
            <w:r w:rsidRPr="00476143">
              <w:rPr>
                <w:rFonts w:ascii="Times New Roman" w:hAnsi="Times New Roman" w:cs="Times New Roman"/>
                <w:lang w:val="el-GR"/>
              </w:rPr>
              <w:t>κ</w:t>
            </w:r>
            <w:r w:rsidRPr="00476143">
              <w:rPr>
                <w:rFonts w:ascii="Times New Roman" w:hAnsi="Times New Roman" w:cs="Times New Roman"/>
                <w:vertAlign w:val="subscript"/>
                <w:lang w:val="el-GR"/>
              </w:rPr>
              <w:t>2</w:t>
            </w:r>
          </w:p>
        </w:tc>
        <w:tc>
          <w:tcPr>
            <w:tcW w:w="4497" w:type="dxa"/>
            <w:gridSpan w:val="2"/>
          </w:tcPr>
          <w:p w14:paraId="15E2F346" w14:textId="63187E29" w:rsidR="00607385" w:rsidRDefault="00607385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(0,1)</w:t>
            </w:r>
          </w:p>
        </w:tc>
        <w:tc>
          <w:tcPr>
            <w:tcW w:w="1798" w:type="dxa"/>
          </w:tcPr>
          <w:p w14:paraId="3E9B8A7D" w14:textId="77777777" w:rsidR="00607385" w:rsidRPr="00476143" w:rsidRDefault="00607385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Assumed</w:t>
            </w:r>
          </w:p>
        </w:tc>
      </w:tr>
      <w:tr w:rsidR="00607385" w14:paraId="055CB46A" w14:textId="77777777" w:rsidTr="004D36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left w:val="single" w:sz="4" w:space="0" w:color="A5A5A5" w:themeColor="accent3"/>
              <w:right w:val="nil"/>
            </w:tcBorders>
          </w:tcPr>
          <w:p w14:paraId="17BA8EEB" w14:textId="2F491D49" w:rsidR="00607385" w:rsidRDefault="00607385" w:rsidP="00A93A3F">
            <w:pPr>
              <w:spacing w:afterLines="100" w:after="24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Death adjustment regression coefficient:  fraction of SIM deaths that have a poorly-defined cause of death</w:t>
            </w:r>
          </w:p>
        </w:tc>
        <w:tc>
          <w:tcPr>
            <w:tcW w:w="1072" w:type="dxa"/>
            <w:tcBorders>
              <w:left w:val="nil"/>
            </w:tcBorders>
          </w:tcPr>
          <w:p w14:paraId="6B09857D" w14:textId="77777777" w:rsidR="00607385" w:rsidRPr="006E098E" w:rsidRDefault="00607385" w:rsidP="00A93A3F">
            <w:pPr>
              <w:spacing w:afterLines="10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l-GR"/>
              </w:rPr>
              <w:t>κ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4497" w:type="dxa"/>
            <w:gridSpan w:val="2"/>
          </w:tcPr>
          <w:p w14:paraId="67530E7C" w14:textId="103AEA6A" w:rsidR="00607385" w:rsidRPr="00476143" w:rsidRDefault="00607385" w:rsidP="00A93A3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(0,1)</w:t>
            </w:r>
          </w:p>
        </w:tc>
        <w:tc>
          <w:tcPr>
            <w:tcW w:w="1798" w:type="dxa"/>
          </w:tcPr>
          <w:p w14:paraId="785F9179" w14:textId="45208A0B" w:rsidR="00607385" w:rsidRPr="00476143" w:rsidRDefault="00607385" w:rsidP="00A93A3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>
                <w:fldData xml:space="preserve">PEVuZE5vdGU+PENpdGU+PEF1dGhvcj5DaGl0d29vZDwvQXV0aG9yPjxZZWFyPjIwMjE8L1llYXI+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</w:fldData>
              </w:fldChar>
            </w:r>
            <w:r>
              <w:rPr>
                <w:rFonts w:ascii="Times New Roman" w:hAnsi="Times New Roman" w:cs="Times New Roman"/>
              </w:rPr>
              <w:instrText xml:space="preserve"> ADDIN EN.CITE </w:instrText>
            </w:r>
            <w:r>
              <w:rPr>
                <w:rFonts w:ascii="Times New Roman" w:hAnsi="Times New Roman" w:cs="Times New Roman"/>
              </w:rPr>
              <w:fldChar w:fldCharType="begin">
                <w:fldData xml:space="preserve">PEVuZE5vdGU+PENpdGU+PEF1dGhvcj5DaGl0d29vZDwvQXV0aG9yPjxZZWFyPjIwMjE8L1llYXI+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</w:fldData>
              </w:fldChar>
            </w:r>
            <w:r>
              <w:rPr>
                <w:rFonts w:ascii="Times New Roman" w:hAnsi="Times New Roman" w:cs="Times New Roman"/>
              </w:rPr>
              <w:instrText xml:space="preserve"> ADDIN EN.CITE.DATA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(1)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607385" w14:paraId="49EE3B1A" w14:textId="77777777" w:rsidTr="00CC5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left w:val="single" w:sz="4" w:space="0" w:color="A5A5A5" w:themeColor="accent3"/>
              <w:right w:val="nil"/>
            </w:tcBorders>
          </w:tcPr>
          <w:p w14:paraId="5081F7E3" w14:textId="77777777" w:rsidR="00607385" w:rsidRDefault="00607385" w:rsidP="00A93A3F">
            <w:pPr>
              <w:spacing w:afterLines="100" w:after="24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Death adjustment random effect standard deviation</w:t>
            </w:r>
          </w:p>
        </w:tc>
        <w:tc>
          <w:tcPr>
            <w:tcW w:w="1072" w:type="dxa"/>
            <w:tcBorders>
              <w:left w:val="nil"/>
              <w:bottom w:val="single" w:sz="4" w:space="0" w:color="BFBFBF" w:themeColor="background1" w:themeShade="BF"/>
            </w:tcBorders>
          </w:tcPr>
          <w:p w14:paraId="250F8DD8" w14:textId="77777777" w:rsidR="00607385" w:rsidRPr="00476143" w:rsidRDefault="00607385" w:rsidP="00A93A3F">
            <w:pPr>
              <w:spacing w:afterLines="10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l-GR"/>
              </w:rPr>
            </w:pPr>
            <w:proofErr w:type="spellStart"/>
            <w:r w:rsidRPr="00476143">
              <w:rPr>
                <w:rFonts w:ascii="Times New Roman" w:hAnsi="Times New Roman" w:cs="Times New Roman"/>
                <w:lang w:val="el-GR"/>
              </w:rPr>
              <w:t>σ</w:t>
            </w:r>
            <w:r w:rsidRPr="00476143">
              <w:rPr>
                <w:rFonts w:ascii="Times New Roman" w:hAnsi="Times New Roman" w:cs="Times New Roman"/>
                <w:vertAlign w:val="subscript"/>
                <w:lang w:val="el-GR"/>
              </w:rPr>
              <w:t>κ</w:t>
            </w:r>
            <w:proofErr w:type="spellEnd"/>
          </w:p>
        </w:tc>
        <w:tc>
          <w:tcPr>
            <w:tcW w:w="4497" w:type="dxa"/>
            <w:gridSpan w:val="2"/>
          </w:tcPr>
          <w:p w14:paraId="60C14ACB" w14:textId="6F635942" w:rsidR="00607385" w:rsidRDefault="00607385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76143">
              <w:rPr>
                <w:rFonts w:ascii="Times New Roman" w:hAnsi="Times New Roman" w:cs="Times New Roman"/>
              </w:rPr>
              <w:t>Cauchy (0,2)</w:t>
            </w:r>
          </w:p>
        </w:tc>
        <w:tc>
          <w:tcPr>
            <w:tcW w:w="1798" w:type="dxa"/>
          </w:tcPr>
          <w:p w14:paraId="725F37D8" w14:textId="77777777" w:rsidR="00607385" w:rsidRPr="00476143" w:rsidRDefault="00607385" w:rsidP="00A93A3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Assumed</w:t>
            </w:r>
          </w:p>
        </w:tc>
      </w:tr>
      <w:tr w:rsidR="00E9047D" w:rsidRPr="00154940" w14:paraId="234DF320" w14:textId="77777777" w:rsidTr="00FC6E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5D4B0D66" w14:textId="3CB0572B" w:rsidR="00E9047D" w:rsidRDefault="00E9047D" w:rsidP="006F669F">
            <w:pPr>
              <w:spacing w:afterLines="100" w:after="24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Parameters with Municipality-Specific Prior Distributions</w:t>
            </w:r>
          </w:p>
        </w:tc>
      </w:tr>
      <w:tr w:rsidR="00E72456" w:rsidRPr="00154940" w14:paraId="3C0F946D" w14:textId="77777777" w:rsidTr="006F6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right w:val="nil"/>
            </w:tcBorders>
          </w:tcPr>
          <w:p w14:paraId="0074C9C7" w14:textId="77777777" w:rsidR="00E72456" w:rsidRDefault="00E72456" w:rsidP="006F669F">
            <w:pPr>
              <w:snapToGrid w:val="0"/>
              <w:spacing w:afterLines="100" w:after="240"/>
              <w:rPr>
                <w:rFonts w:ascii="Times New Roman" w:hAnsi="Times New Roman" w:cs="Times New Roman"/>
                <w:bCs w:val="0"/>
              </w:rPr>
            </w:pPr>
            <w:r>
              <w:rPr>
                <w:rFonts w:ascii="Times New Roman" w:hAnsi="Times New Roman" w:cs="Times New Roman"/>
                <w:b w:val="0"/>
              </w:rPr>
              <w:t>Incidence spatial effects</w:t>
            </w:r>
          </w:p>
          <w:p w14:paraId="1B6D7EC8" w14:textId="77777777" w:rsidR="00E72456" w:rsidRPr="00F067D1" w:rsidRDefault="00E72456" w:rsidP="006F669F">
            <w:pPr>
              <w:snapToGrid w:val="0"/>
              <w:spacing w:afterLines="100" w:after="24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</w:rPr>
              <w:t>Mean</w:t>
            </w:r>
          </w:p>
        </w:tc>
        <w:tc>
          <w:tcPr>
            <w:tcW w:w="1072" w:type="dxa"/>
            <w:tcBorders>
              <w:left w:val="nil"/>
              <w:bottom w:val="single" w:sz="4" w:space="0" w:color="BFBFBF" w:themeColor="background1" w:themeShade="BF"/>
            </w:tcBorders>
          </w:tcPr>
          <w:p w14:paraId="52A58DEE" w14:textId="77777777" w:rsidR="00E72456" w:rsidRPr="00F610C6" w:rsidRDefault="00E72456" w:rsidP="006F669F">
            <w:pPr>
              <w:spacing w:afterLines="10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l-GR"/>
              </w:rPr>
            </w:pPr>
            <w:r w:rsidRPr="00413FE7">
              <w:rPr>
                <w:rFonts w:ascii="Times New Roman" w:eastAsiaTheme="minorEastAsia" w:hAnsi="Times New Roman" w:cs="Times New Roman"/>
              </w:rPr>
              <w:sym w:font="Symbol" w:char="F066"/>
            </w:r>
            <w:r w:rsidRPr="00F610C6">
              <w:rPr>
                <w:rFonts w:ascii="Times New Roman" w:eastAsiaTheme="minorEastAsia" w:hAnsi="Times New Roman" w:cs="Times New Roman"/>
                <w:vertAlign w:val="subscript"/>
                <w:lang w:val="el-GR"/>
              </w:rPr>
              <w:t>π</w:t>
            </w:r>
          </w:p>
        </w:tc>
        <w:tc>
          <w:tcPr>
            <w:tcW w:w="4497" w:type="dxa"/>
            <w:gridSpan w:val="2"/>
          </w:tcPr>
          <w:p w14:paraId="3442CF8C" w14:textId="77777777" w:rsidR="00E72456" w:rsidRDefault="00E72456" w:rsidP="006F669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</w:rPr>
            </w:pPr>
            <w:r w:rsidRPr="00413FE7">
              <w:rPr>
                <w:rFonts w:ascii="Times New Roman" w:eastAsiaTheme="minorEastAsia" w:hAnsi="Times New Roman" w:cs="Times New Roman"/>
              </w:rPr>
              <w:t>N</w:t>
            </w:r>
            <w:r>
              <w:rPr>
                <w:rFonts w:ascii="Times New Roman" w:eastAsiaTheme="minorEastAsia" w:hAnsi="Times New Roman" w:cs="Times New Roman"/>
              </w:rPr>
              <w:t xml:space="preserve">ormal </w:t>
            </w:r>
            <m:oMath>
              <m:d>
                <m:dPr>
                  <m:ctrlPr>
                    <w:ins w:id="0" w:author="Chitwood, Melanie" w:date="2022-05-23T11:17:00Z">
                      <w:rPr>
                        <w:rFonts w:ascii="Cambria Math" w:eastAsiaTheme="minorEastAsia" w:hAnsi="Cambria Math" w:cs="Times New Roman"/>
                        <w:i/>
                      </w:rPr>
                    </w:ins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 xml:space="preserve">0, </m:t>
                  </m:r>
                  <m:d>
                    <m:dPr>
                      <m:ctrlPr>
                        <w:ins w:id="1" w:author="Chitwood, Melanie" w:date="2022-05-23T11:17:00Z">
                          <w:rPr>
                            <w:rFonts w:ascii="Cambria Math" w:eastAsiaTheme="minorEastAsia" w:hAnsi="Cambria Math" w:cs="Times New Roman"/>
                            <w:i/>
                          </w:rPr>
                        </w:ins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f>
                        <m:fPr>
                          <m:ctrlPr>
                            <w:ins w:id="2" w:author="Chitwood, Melanie" w:date="2022-05-23T11:17:00Z"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w:ins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</w:rPr>
                        <m:t xml:space="preserve">* </m:t>
                      </m:r>
                      <m:sSup>
                        <m:sSupPr>
                          <m:ctrlPr>
                            <w:ins w:id="3" w:author="Chitwood, Melanie" w:date="2022-05-23T11:17:00Z"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w:ins>
                          </m:ctrlPr>
                        </m:sSupPr>
                        <m:e>
                          <m:nary>
                            <m:naryPr>
                              <m:chr m:val="∑"/>
                              <m:limLoc m:val="subSup"/>
                              <m:supHide m:val="1"/>
                              <m:ctrlPr>
                                <w:ins w:id="4" w:author="Chitwood, Melanie" w:date="2022-05-23T11:17:00Z"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w:ins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i ~ j</m:t>
                              </m:r>
                            </m:sub>
                            <m:sup/>
                            <m:e>
                              <m:d>
                                <m:dPr>
                                  <m:ctrlPr>
                                    <w:ins w:id="5" w:author="Chitwood, Melanie" w:date="2022-05-23T11:17:00Z"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w:ins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ins w:id="6" w:author="Chitwood, Melanie" w:date="2022-05-23T11:17:00Z"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w:ins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π,i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 xml:space="preserve">- </m:t>
                                  </m:r>
                                  <m:sSub>
                                    <m:sSubPr>
                                      <m:ctrlPr>
                                        <w:ins w:id="7" w:author="Chitwood, Melanie" w:date="2022-05-23T11:17:00Z"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w:ins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π,j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nary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oMath>
          </w:p>
          <w:p w14:paraId="0220F532" w14:textId="77777777" w:rsidR="00E72456" w:rsidRPr="00154940" w:rsidRDefault="00E72456" w:rsidP="006F669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54940">
              <w:rPr>
                <w:rFonts w:ascii="Times New Roman" w:eastAsiaTheme="minorEastAsia" w:hAnsi="Times New Roman" w:cs="Times New Roman"/>
              </w:rPr>
              <w:t>Normal (0, 0.001)</w:t>
            </w:r>
          </w:p>
        </w:tc>
        <w:tc>
          <w:tcPr>
            <w:tcW w:w="1798" w:type="dxa"/>
          </w:tcPr>
          <w:p w14:paraId="456B2FA5" w14:textId="667E9F18" w:rsidR="00E72456" w:rsidRPr="00945732" w:rsidRDefault="00E83B1D" w:rsidP="006F669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color w:val="FF0000"/>
              </w:rPr>
            </w:pP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  <w:fldChar w:fldCharType="begin">
                <w:fldData xml:space="preserve">PEVuZE5vdGU+PENpdGU+PEF1dGhvcj5Nb3JyaXM8L0F1dGhvcj48WWVhcj4yMDE5PC9ZZWFyPjxS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</w:fldData>
              </w:fldChar>
            </w: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  <w:instrText xml:space="preserve"> ADDIN EN.CITE </w:instrText>
            </w: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  <w:fldChar w:fldCharType="begin">
                <w:fldData xml:space="preserve">PEVuZE5vdGU+PENpdGU+PEF1dGhvcj5Nb3JyaXM8L0F1dGhvcj48WWVhcj4yMDE5PC9ZZWFyPjxS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</w:fldData>
              </w:fldChar>
            </w: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  <w:instrText xml:space="preserve"> ADDIN EN.CITE.DATA </w:instrText>
            </w: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</w: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  <w:fldChar w:fldCharType="end"/>
            </w: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</w: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  <w:fldChar w:fldCharType="separate"/>
            </w:r>
            <w:r w:rsidRPr="00E83B1D">
              <w:rPr>
                <w:rFonts w:ascii="Times New Roman" w:eastAsiaTheme="minorEastAsia" w:hAnsi="Times New Roman" w:cs="Times New Roman"/>
                <w:noProof/>
                <w:color w:val="000000" w:themeColor="text1"/>
              </w:rPr>
              <w:t>(3, 4)</w:t>
            </w: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  <w:fldChar w:fldCharType="end"/>
            </w:r>
          </w:p>
        </w:tc>
      </w:tr>
      <w:tr w:rsidR="00E72456" w:rsidRPr="00154940" w14:paraId="4B928512" w14:textId="77777777" w:rsidTr="006F6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right w:val="nil"/>
            </w:tcBorders>
          </w:tcPr>
          <w:p w14:paraId="3CBDEF04" w14:textId="77777777" w:rsidR="00E72456" w:rsidRDefault="00E72456" w:rsidP="006F669F">
            <w:pPr>
              <w:spacing w:afterLines="100" w:after="240"/>
              <w:rPr>
                <w:rFonts w:ascii="Times New Roman" w:hAnsi="Times New Roman" w:cs="Times New Roman"/>
                <w:bCs w:val="0"/>
              </w:rPr>
            </w:pPr>
            <w:r>
              <w:rPr>
                <w:rFonts w:ascii="Times New Roman" w:hAnsi="Times New Roman" w:cs="Times New Roman"/>
                <w:b w:val="0"/>
              </w:rPr>
              <w:t>Fraction Treated spatial effects</w:t>
            </w:r>
          </w:p>
          <w:p w14:paraId="5D8748FD" w14:textId="77777777" w:rsidR="00E72456" w:rsidRDefault="00E72456" w:rsidP="006F669F">
            <w:pPr>
              <w:spacing w:afterLines="100" w:after="24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Mean</w:t>
            </w:r>
          </w:p>
        </w:tc>
        <w:tc>
          <w:tcPr>
            <w:tcW w:w="1072" w:type="dxa"/>
            <w:tcBorders>
              <w:left w:val="nil"/>
              <w:bottom w:val="single" w:sz="4" w:space="0" w:color="BFBFBF" w:themeColor="background1" w:themeShade="BF"/>
            </w:tcBorders>
          </w:tcPr>
          <w:p w14:paraId="2A07F844" w14:textId="77777777" w:rsidR="00E72456" w:rsidRPr="00476143" w:rsidRDefault="00E72456" w:rsidP="006F669F">
            <w:pPr>
              <w:spacing w:afterLines="10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l-GR"/>
              </w:rPr>
            </w:pPr>
            <w:r w:rsidRPr="00413FE7">
              <w:rPr>
                <w:rFonts w:ascii="Times New Roman" w:eastAsiaTheme="minorEastAsia" w:hAnsi="Times New Roman" w:cs="Times New Roman"/>
              </w:rPr>
              <w:sym w:font="Symbol" w:char="F066"/>
            </w:r>
            <w:r w:rsidRPr="00476143">
              <w:rPr>
                <w:rFonts w:ascii="Times New Roman" w:eastAsiaTheme="minorEastAsia" w:hAnsi="Times New Roman" w:cs="Times New Roman"/>
                <w:vertAlign w:val="subscript"/>
                <w:lang w:val="el-GR"/>
              </w:rPr>
              <w:t>ω</w:t>
            </w:r>
          </w:p>
        </w:tc>
        <w:tc>
          <w:tcPr>
            <w:tcW w:w="4497" w:type="dxa"/>
            <w:gridSpan w:val="2"/>
          </w:tcPr>
          <w:p w14:paraId="0ECC00D4" w14:textId="77777777" w:rsidR="00E72456" w:rsidRDefault="00E72456" w:rsidP="006F669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</w:rPr>
            </w:pPr>
            <w:r w:rsidRPr="00413FE7">
              <w:rPr>
                <w:rFonts w:ascii="Times New Roman" w:eastAsiaTheme="minorEastAsia" w:hAnsi="Times New Roman" w:cs="Times New Roman"/>
              </w:rPr>
              <w:t>N</w:t>
            </w:r>
            <w:r>
              <w:rPr>
                <w:rFonts w:ascii="Times New Roman" w:eastAsiaTheme="minorEastAsia" w:hAnsi="Times New Roman" w:cs="Times New Roman"/>
              </w:rPr>
              <w:t xml:space="preserve">ormal </w:t>
            </w:r>
            <m:oMath>
              <m:d>
                <m:dPr>
                  <m:ctrlPr>
                    <w:ins w:id="8" w:author="Chitwood, Melanie" w:date="2022-05-23T11:17:00Z">
                      <w:rPr>
                        <w:rFonts w:ascii="Cambria Math" w:eastAsiaTheme="minorEastAsia" w:hAnsi="Cambria Math" w:cs="Times New Roman"/>
                        <w:i/>
                      </w:rPr>
                    </w:ins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 xml:space="preserve">0, </m:t>
                  </m:r>
                  <m:d>
                    <m:dPr>
                      <m:ctrlPr>
                        <w:ins w:id="9" w:author="Chitwood, Melanie" w:date="2022-05-23T11:17:00Z">
                          <w:rPr>
                            <w:rFonts w:ascii="Cambria Math" w:eastAsiaTheme="minorEastAsia" w:hAnsi="Cambria Math" w:cs="Times New Roman"/>
                            <w:i/>
                          </w:rPr>
                        </w:ins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f>
                        <m:fPr>
                          <m:ctrlPr>
                            <w:ins w:id="10" w:author="Chitwood, Melanie" w:date="2022-05-23T11:17:00Z"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w:ins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</w:rPr>
                        <m:t xml:space="preserve">  </m:t>
                      </m:r>
                      <m:sSup>
                        <m:sSupPr>
                          <m:ctrlPr>
                            <w:ins w:id="11" w:author="Chitwood, Melanie" w:date="2022-05-23T11:17:00Z"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w:ins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*</m:t>
                          </m:r>
                          <m:nary>
                            <m:naryPr>
                              <m:chr m:val="∑"/>
                              <m:limLoc m:val="subSup"/>
                              <m:supHide m:val="1"/>
                              <m:ctrlPr>
                                <w:ins w:id="12" w:author="Chitwood, Melanie" w:date="2022-05-23T11:17:00Z"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w:ins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i ~ j</m:t>
                              </m:r>
                            </m:sub>
                            <m:sup/>
                            <m:e>
                              <m:d>
                                <m:dPr>
                                  <m:ctrlPr>
                                    <w:ins w:id="13" w:author="Chitwood, Melanie" w:date="2022-05-23T11:17:00Z"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w:ins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ins w:id="14" w:author="Chitwood, Melanie" w:date="2022-05-23T11:17:00Z"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w:ins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ω,i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 xml:space="preserve">- </m:t>
                                  </m:r>
                                  <m:sSub>
                                    <m:sSubPr>
                                      <m:ctrlPr>
                                        <w:ins w:id="15" w:author="Chitwood, Melanie" w:date="2022-05-23T11:17:00Z"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w:ins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ω,j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nary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oMath>
          </w:p>
          <w:p w14:paraId="43487A5D" w14:textId="77777777" w:rsidR="00E72456" w:rsidRPr="00154940" w:rsidRDefault="00E72456" w:rsidP="006F669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54940">
              <w:rPr>
                <w:rFonts w:ascii="Times New Roman" w:hAnsi="Times New Roman" w:cs="Times New Roman"/>
              </w:rPr>
              <w:t>Normal (0, 0.001)</w:t>
            </w:r>
          </w:p>
        </w:tc>
        <w:tc>
          <w:tcPr>
            <w:tcW w:w="1798" w:type="dxa"/>
          </w:tcPr>
          <w:p w14:paraId="4E8B2836" w14:textId="10B4C6B5" w:rsidR="00E72456" w:rsidRPr="00413FE7" w:rsidRDefault="00E83B1D" w:rsidP="006F669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</w:rPr>
            </w:pP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  <w:fldChar w:fldCharType="begin">
                <w:fldData xml:space="preserve">PEVuZE5vdGU+PENpdGU+PEF1dGhvcj5Nb3JyaXM8L0F1dGhvcj48WWVhcj4yMDE5PC9ZZWFyPjxS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</w:fldData>
              </w:fldChar>
            </w: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  <w:instrText xml:space="preserve"> ADDIN EN.CITE </w:instrText>
            </w: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  <w:fldChar w:fldCharType="begin">
                <w:fldData xml:space="preserve">PEVuZE5vdGU+PENpdGU+PEF1dGhvcj5Nb3JyaXM8L0F1dGhvcj48WWVhcj4yMDE5PC9ZZWFyPjxS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</w:fldData>
              </w:fldChar>
            </w: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  <w:instrText xml:space="preserve"> ADDIN EN.CITE.DATA </w:instrText>
            </w: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</w: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  <w:fldChar w:fldCharType="end"/>
            </w: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</w: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  <w:fldChar w:fldCharType="separate"/>
            </w:r>
            <w:r w:rsidRPr="00E83B1D">
              <w:rPr>
                <w:rFonts w:ascii="Times New Roman" w:eastAsiaTheme="minorEastAsia" w:hAnsi="Times New Roman" w:cs="Times New Roman"/>
                <w:noProof/>
                <w:color w:val="000000" w:themeColor="text1"/>
              </w:rPr>
              <w:t>(3, 4)</w:t>
            </w:r>
            <w:r w:rsidRPr="00E83B1D">
              <w:rPr>
                <w:rFonts w:ascii="Times New Roman" w:eastAsiaTheme="minorEastAsia" w:hAnsi="Times New Roman" w:cs="Times New Roman"/>
                <w:color w:val="000000" w:themeColor="text1"/>
              </w:rPr>
              <w:fldChar w:fldCharType="end"/>
            </w:r>
          </w:p>
        </w:tc>
      </w:tr>
      <w:tr w:rsidR="00E72456" w:rsidRPr="00154940" w14:paraId="7D9BB4B0" w14:textId="77777777" w:rsidTr="006F6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right w:val="nil"/>
            </w:tcBorders>
          </w:tcPr>
          <w:p w14:paraId="4F07DB21" w14:textId="4C8C1498" w:rsidR="00E72456" w:rsidRPr="00DD5AB9" w:rsidRDefault="00DD5AB9" w:rsidP="006F669F">
            <w:pPr>
              <w:spacing w:afterLines="100" w:after="240"/>
              <w:rPr>
                <w:rFonts w:ascii="Times New Roman" w:hAnsi="Times New Roman" w:cs="Times New Roman"/>
                <w:b w:val="0"/>
                <w:bCs w:val="0"/>
              </w:rPr>
            </w:pPr>
            <w:r w:rsidRPr="00DD5AB9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P</w:t>
            </w:r>
            <w:r w:rsidRPr="00DD5AB9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robability that death is listed as the treatment outcome</w:t>
            </w:r>
          </w:p>
        </w:tc>
        <w:tc>
          <w:tcPr>
            <w:tcW w:w="1072" w:type="dxa"/>
            <w:tcBorders>
              <w:left w:val="nil"/>
            </w:tcBorders>
          </w:tcPr>
          <w:p w14:paraId="7B6E67C9" w14:textId="77777777" w:rsidR="00E72456" w:rsidRPr="00F610C6" w:rsidRDefault="00E72456" w:rsidP="006F669F">
            <w:pPr>
              <w:spacing w:afterLines="10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  <w:lang w:val="el-GR"/>
              </w:rPr>
              <w:t>ζ</w:t>
            </w:r>
            <w:proofErr w:type="spellStart"/>
            <w:r>
              <w:rPr>
                <w:rFonts w:ascii="Times New Roman" w:hAnsi="Times New Roman" w:cs="Times New Roman"/>
                <w:vertAlign w:val="subscript"/>
              </w:rPr>
              <w:t>i</w:t>
            </w:r>
            <w:proofErr w:type="spellEnd"/>
          </w:p>
        </w:tc>
        <w:tc>
          <w:tcPr>
            <w:tcW w:w="4497" w:type="dxa"/>
            <w:gridSpan w:val="2"/>
          </w:tcPr>
          <w:p w14:paraId="55909250" w14:textId="77777777" w:rsidR="00E72456" w:rsidRPr="00154940" w:rsidRDefault="00E72456" w:rsidP="006F669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 xml:space="preserve">β </m:t>
                </m:r>
                <m:d>
                  <m:dPr>
                    <m:ctrlPr>
                      <w:ins w:id="16" w:author="Chitwood, Melanie" w:date="2022-05-23T11:17:00Z">
                        <w:rPr>
                          <w:rFonts w:ascii="Cambria Math" w:hAnsi="Cambria Math" w:cs="Times New Roman"/>
                          <w:i/>
                        </w:rPr>
                      </w:ins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  <m:d>
                      <m:dPr>
                        <m:ctrlPr>
                          <w:ins w:id="17" w:author="Chitwood, Melanie" w:date="2022-05-23T11:17:00Z">
                            <w:rPr>
                              <w:rFonts w:ascii="Cambria Math" w:hAnsi="Cambria Math" w:cs="Times New Roman"/>
                              <w:i/>
                            </w:rPr>
                          </w:ins>
                        </m:ctrlPr>
                      </m:dPr>
                      <m:e>
                        <m:f>
                          <m:fPr>
                            <m:ctrlPr>
                              <w:ins w:id="18" w:author="Chitwood, Melanie" w:date="2022-05-23T11:17:00Z">
                                <w:rPr>
                                  <w:rFonts w:ascii="Cambria Math" w:hAnsi="Cambria Math" w:cs="Times New Roman"/>
                                  <w:i/>
                                </w:rPr>
                              </w:ins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Death on Treatmen</m:t>
                            </m:r>
                            <m:sSub>
                              <m:sSubPr>
                                <m:ctrlPr>
                                  <w:ins w:id="19" w:author="Chitwood, Melanie" w:date="2022-05-23T11:17:00Z"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w:ins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Case</m:t>
                            </m:r>
                            <m:sSub>
                              <m:sSubPr>
                                <m:ctrlPr>
                                  <w:ins w:id="20" w:author="Chitwood, Melanie" w:date="2022-05-23T11:17:00Z"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w:ins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-Missing Outcom</m:t>
                            </m:r>
                            <m:sSub>
                              <m:sSubPr>
                                <m:ctrlPr>
                                  <w:ins w:id="21" w:author="Chitwood, Melanie" w:date="2022-05-23T11:17:00Z"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w:ins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w:rPr>
                        <w:rFonts w:ascii="Cambria Math" w:hAnsi="Cambria Math" w:cs="Times New Roman"/>
                      </w:rPr>
                      <m:t>,  10</m:t>
                    </m:r>
                    <m:d>
                      <m:dPr>
                        <m:ctrlPr>
                          <w:ins w:id="22" w:author="Chitwood, Melanie" w:date="2022-05-23T11:17:00Z">
                            <w:rPr>
                              <w:rFonts w:ascii="Cambria Math" w:hAnsi="Cambria Math" w:cs="Times New Roman"/>
                              <w:i/>
                            </w:rPr>
                          </w:ins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1-</m:t>
                        </m:r>
                        <m:f>
                          <m:fPr>
                            <m:ctrlPr>
                              <w:ins w:id="23" w:author="Chitwood, Melanie" w:date="2022-05-23T11:17:00Z">
                                <w:rPr>
                                  <w:rFonts w:ascii="Cambria Math" w:hAnsi="Cambria Math" w:cs="Times New Roman"/>
                                  <w:i/>
                                </w:rPr>
                              </w:ins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Death on Treatmen</m:t>
                            </m:r>
                            <m:sSub>
                              <m:sSubPr>
                                <m:ctrlPr>
                                  <w:ins w:id="24" w:author="Chitwood, Melanie" w:date="2022-05-23T11:17:00Z"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w:ins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Case</m:t>
                            </m:r>
                            <m:sSub>
                              <m:sSubPr>
                                <m:ctrlPr>
                                  <w:ins w:id="25" w:author="Chitwood, Melanie" w:date="2022-05-23T11:17:00Z"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w:ins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-Missing Outcom</m:t>
                            </m:r>
                            <m:sSub>
                              <m:sSubPr>
                                <m:ctrlPr>
                                  <w:ins w:id="26" w:author="Chitwood, Melanie" w:date="2022-05-23T11:17:00Z"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w:ins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d>
              </m:oMath>
            </m:oMathPara>
          </w:p>
        </w:tc>
        <w:tc>
          <w:tcPr>
            <w:tcW w:w="1798" w:type="dxa"/>
          </w:tcPr>
          <w:p w14:paraId="2649F07D" w14:textId="2CF58C7F" w:rsidR="00E72456" w:rsidRDefault="00E83B1D" w:rsidP="006F669F">
            <w:pPr>
              <w:spacing w:afterLines="10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fldChar w:fldCharType="begin"/>
            </w:r>
            <w:r>
              <w:rPr>
                <w:rFonts w:ascii="Times New Roman" w:eastAsia="Calibri" w:hAnsi="Times New Roman" w:cs="Times New Roman"/>
              </w:rPr>
              <w:instrText xml:space="preserve"> ADDIN EN.CITE &lt;EndNote&gt;&lt;Cite&gt;&lt;Author&gt;(BR)&lt;/Author&gt;&lt;RecNum&gt;11&lt;/RecNum&gt;&lt;DisplayText&gt;(5)&lt;/DisplayText&gt;&lt;record&gt;&lt;rec-number&gt;11&lt;/rec-number&gt;&lt;foreign-keys&gt;&lt;key app="EN" db-id="efxv20w08erptqeaptv5zf9r0twse5vff5rt" timestamp="1633380100"&gt;11&lt;/key&gt;&lt;/foreign-keys&gt;&lt;ref-type name="Online Database"&gt;45&lt;/ref-type&gt;&lt;contributors&gt;&lt;authors&gt;&lt;author&gt;Departamento de Vigilância Epidemiológica (BR)&lt;/author&gt;&lt;/authors&gt;&lt;/contributors&gt;&lt;titles&gt;&lt;title&gt;Sistema de Informação de Agravos de Notificação – Sinan: normas e rotinas, 2nd ed.,&lt;/title&gt;&lt;/titles&gt;&lt;dates&gt;&lt;/dates&gt;&lt;pub-location&gt;Brasília&lt;/pub-location&gt;&lt;publisher&gt;Ministério da Saúde, Secretaria de Vigilância em Saúde&lt;/publisher&gt;&lt;urls&gt;&lt;related-urls&gt;&lt;url&gt;http://bvsms.saude.gov.br/bvs/publicacoes/07_0098_M.pdf&lt;/url&gt;&lt;/related-urls&gt;&lt;/urls&gt;&lt;/record&gt;&lt;/Cite&gt;&lt;/EndNote&gt;</w:instrText>
            </w:r>
            <w:r>
              <w:rPr>
                <w:rFonts w:ascii="Times New Roman" w:eastAsia="Calibri" w:hAnsi="Times New Roman" w:cs="Times New Roman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noProof/>
              </w:rPr>
              <w:t>(5)</w:t>
            </w:r>
            <w:r>
              <w:rPr>
                <w:rFonts w:ascii="Times New Roman" w:eastAsia="Calibri" w:hAnsi="Times New Roman" w:cs="Times New Roman"/>
              </w:rPr>
              <w:fldChar w:fldCharType="end"/>
            </w:r>
          </w:p>
        </w:tc>
      </w:tr>
      <w:tr w:rsidR="00E72456" w:rsidRPr="00154940" w14:paraId="5FF11F22" w14:textId="77777777" w:rsidTr="006F6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right w:val="nil"/>
            </w:tcBorders>
          </w:tcPr>
          <w:p w14:paraId="596FB680" w14:textId="133EF11C" w:rsidR="00E72456" w:rsidRPr="00DD5AB9" w:rsidRDefault="00DD5AB9" w:rsidP="006F669F">
            <w:pPr>
              <w:spacing w:afterLines="100" w:after="240"/>
              <w:rPr>
                <w:rFonts w:ascii="Times New Roman" w:hAnsi="Times New Roman" w:cs="Times New Roman"/>
                <w:b w:val="0"/>
                <w:bCs w:val="0"/>
              </w:rPr>
            </w:pPr>
            <w:r w:rsidRPr="00DD5AB9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lastRenderedPageBreak/>
              <w:t>P</w:t>
            </w:r>
            <w:r w:rsidRPr="00DD5AB9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robability that loss to follow-up is listed as the treatment outcome</w:t>
            </w:r>
          </w:p>
        </w:tc>
        <w:tc>
          <w:tcPr>
            <w:tcW w:w="1072" w:type="dxa"/>
            <w:tcBorders>
              <w:left w:val="nil"/>
            </w:tcBorders>
          </w:tcPr>
          <w:p w14:paraId="2DB9425D" w14:textId="77777777" w:rsidR="00E72456" w:rsidRPr="00F610C6" w:rsidRDefault="00E72456" w:rsidP="006F669F">
            <w:pPr>
              <w:spacing w:afterLines="100"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  <w:lang w:val="el-GR"/>
              </w:rPr>
              <w:t>ι</w:t>
            </w:r>
            <w:proofErr w:type="spellStart"/>
            <w:r w:rsidRPr="00F610C6">
              <w:rPr>
                <w:rFonts w:ascii="Times New Roman" w:hAnsi="Times New Roman" w:cs="Times New Roman"/>
                <w:vertAlign w:val="subscript"/>
              </w:rPr>
              <w:t>i</w:t>
            </w:r>
            <w:proofErr w:type="spellEnd"/>
          </w:p>
        </w:tc>
        <w:tc>
          <w:tcPr>
            <w:tcW w:w="4497" w:type="dxa"/>
            <w:gridSpan w:val="2"/>
          </w:tcPr>
          <w:p w14:paraId="3733B8E9" w14:textId="77777777" w:rsidR="00E72456" w:rsidRPr="00154940" w:rsidRDefault="00E72456" w:rsidP="006F669F">
            <w:pPr>
              <w:spacing w:afterLines="10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 xml:space="preserve">β </m:t>
                </m:r>
                <m:d>
                  <m:dPr>
                    <m:ctrlPr>
                      <w:ins w:id="27" w:author="Chitwood, Melanie" w:date="2022-05-23T11:17:00Z">
                        <w:rPr>
                          <w:rFonts w:ascii="Cambria Math" w:hAnsi="Cambria Math" w:cs="Times New Roman"/>
                          <w:i/>
                        </w:rPr>
                      </w:ins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  <m:d>
                      <m:dPr>
                        <m:ctrlPr>
                          <w:ins w:id="28" w:author="Chitwood, Melanie" w:date="2022-05-23T11:17:00Z">
                            <w:rPr>
                              <w:rFonts w:ascii="Cambria Math" w:hAnsi="Cambria Math" w:cs="Times New Roman"/>
                              <w:i/>
                            </w:rPr>
                          </w:ins>
                        </m:ctrlPr>
                      </m:dPr>
                      <m:e>
                        <m:f>
                          <m:fPr>
                            <m:ctrlPr>
                              <w:ins w:id="29" w:author="Chitwood, Melanie" w:date="2022-05-23T11:17:00Z">
                                <w:rPr>
                                  <w:rFonts w:ascii="Cambria Math" w:hAnsi="Cambria Math" w:cs="Times New Roman"/>
                                  <w:i/>
                                </w:rPr>
                              </w:ins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Loss to Follow U</m:t>
                            </m:r>
                            <m:sSub>
                              <m:sSubPr>
                                <m:ctrlPr>
                                  <w:ins w:id="30" w:author="Chitwood, Melanie" w:date="2022-05-23T11:17:00Z"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w:ins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Case</m:t>
                            </m:r>
                            <m:sSub>
                              <m:sSubPr>
                                <m:ctrlPr>
                                  <w:ins w:id="31" w:author="Chitwood, Melanie" w:date="2022-05-23T11:17:00Z"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w:ins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-Missing Outcom</m:t>
                            </m:r>
                            <m:sSub>
                              <m:sSubPr>
                                <m:ctrlPr>
                                  <w:ins w:id="32" w:author="Chitwood, Melanie" w:date="2022-05-23T11:17:00Z"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w:ins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w:rPr>
                        <w:rFonts w:ascii="Cambria Math" w:hAnsi="Cambria Math" w:cs="Times New Roman"/>
                      </w:rPr>
                      <m:t>,  10</m:t>
                    </m:r>
                    <m:d>
                      <m:dPr>
                        <m:ctrlPr>
                          <w:ins w:id="33" w:author="Chitwood, Melanie" w:date="2022-05-23T11:17:00Z">
                            <w:rPr>
                              <w:rFonts w:ascii="Cambria Math" w:hAnsi="Cambria Math" w:cs="Times New Roman"/>
                              <w:i/>
                            </w:rPr>
                          </w:ins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1-</m:t>
                        </m:r>
                        <m:f>
                          <m:fPr>
                            <m:ctrlPr>
                              <w:ins w:id="34" w:author="Chitwood, Melanie" w:date="2022-05-23T11:17:00Z">
                                <w:rPr>
                                  <w:rFonts w:ascii="Cambria Math" w:hAnsi="Cambria Math" w:cs="Times New Roman"/>
                                  <w:i/>
                                </w:rPr>
                              </w:ins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Loss to Follow U</m:t>
                            </m:r>
                            <m:sSub>
                              <m:sSubPr>
                                <m:ctrlPr>
                                  <w:ins w:id="35" w:author="Chitwood, Melanie" w:date="2022-05-23T11:17:00Z"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w:ins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Case</m:t>
                            </m:r>
                            <m:sSub>
                              <m:sSubPr>
                                <m:ctrlPr>
                                  <w:ins w:id="36" w:author="Chitwood, Melanie" w:date="2022-05-23T11:17:00Z"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w:ins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-Missing Outcom</m:t>
                            </m:r>
                            <m:sSub>
                              <m:sSubPr>
                                <m:ctrlPr>
                                  <w:ins w:id="37" w:author="Chitwood, Melanie" w:date="2022-05-23T11:17:00Z"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w:ins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d>
                <m:r>
                  <w:rPr>
                    <w:rFonts w:ascii="Cambria Math" w:hAnsi="Cambria Math" w:cs="Times New Roman"/>
                  </w:rPr>
                  <m:t xml:space="preserve"> </m:t>
                </m:r>
              </m:oMath>
            </m:oMathPara>
          </w:p>
        </w:tc>
        <w:tc>
          <w:tcPr>
            <w:tcW w:w="1798" w:type="dxa"/>
          </w:tcPr>
          <w:p w14:paraId="5649954A" w14:textId="03A0333C" w:rsidR="00E72456" w:rsidRPr="00945732" w:rsidRDefault="00E83B1D" w:rsidP="006F6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fldChar w:fldCharType="begin"/>
            </w:r>
            <w:r>
              <w:rPr>
                <w:rFonts w:ascii="Times New Roman" w:eastAsia="Calibri" w:hAnsi="Times New Roman" w:cs="Times New Roman"/>
              </w:rPr>
              <w:instrText xml:space="preserve"> ADDIN EN.CITE &lt;EndNote&gt;&lt;Cite&gt;&lt;Author&gt;(BR)&lt;/Author&gt;&lt;RecNum&gt;11&lt;/RecNum&gt;&lt;DisplayText&gt;(5)&lt;/DisplayText&gt;&lt;record&gt;&lt;rec-number&gt;11&lt;/rec-number&gt;&lt;foreign-keys&gt;&lt;key app="EN" db-id="efxv20w08erptqeaptv5zf9r0twse5vff5rt" timestamp="1633380100"&gt;11&lt;/key&gt;&lt;/foreign-keys&gt;&lt;ref-type name="Online Database"&gt;45&lt;/ref-type&gt;&lt;contributors&gt;&lt;authors&gt;&lt;author&gt;Departamento de Vigilância Epidemiológica (BR)&lt;/author&gt;&lt;/authors&gt;&lt;/contributors&gt;&lt;titles&gt;&lt;title&gt;Sistema de Informação de Agravos de Notificação – Sinan: normas e rotinas, 2nd ed.,&lt;/title&gt;&lt;/titles&gt;&lt;dates&gt;&lt;/dates&gt;&lt;pub-location&gt;Brasília&lt;/pub-location&gt;&lt;publisher&gt;Ministério da Saúde, Secretaria de Vigilância em Saúde&lt;/publisher&gt;&lt;urls&gt;&lt;related-urls&gt;&lt;url&gt;http://bvsms.saude.gov.br/bvs/publicacoes/07_0098_M.pdf&lt;/url&gt;&lt;/related-urls&gt;&lt;/urls&gt;&lt;/record&gt;&lt;/Cite&gt;&lt;/EndNote&gt;</w:instrText>
            </w:r>
            <w:r>
              <w:rPr>
                <w:rFonts w:ascii="Times New Roman" w:eastAsia="Calibri" w:hAnsi="Times New Roman" w:cs="Times New Roman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noProof/>
              </w:rPr>
              <w:t>(5)</w:t>
            </w:r>
            <w:r>
              <w:rPr>
                <w:rFonts w:ascii="Times New Roman" w:eastAsia="Calibri" w:hAnsi="Times New Roman" w:cs="Times New Roman"/>
              </w:rPr>
              <w:fldChar w:fldCharType="end"/>
            </w:r>
          </w:p>
        </w:tc>
      </w:tr>
    </w:tbl>
    <w:p w14:paraId="404440BB" w14:textId="77777777" w:rsidR="00E72456" w:rsidRPr="00537165" w:rsidRDefault="00E72456" w:rsidP="00E72456">
      <w:pPr>
        <w:spacing w:afterLines="100" w:after="240"/>
        <w:rPr>
          <w:rFonts w:ascii="Times New Roman" w:hAnsi="Times New Roman" w:cs="Times New Roman"/>
          <w:i/>
        </w:rPr>
      </w:pPr>
    </w:p>
    <w:p w14:paraId="1660108E" w14:textId="77777777" w:rsidR="00E83B1D" w:rsidRDefault="00E83B1D"/>
    <w:p w14:paraId="70C8EC42" w14:textId="77777777" w:rsidR="00E83B1D" w:rsidRPr="00E83B1D" w:rsidRDefault="00E83B1D" w:rsidP="00E83B1D">
      <w:pPr>
        <w:ind w:left="720" w:hanging="720"/>
        <w:rPr>
          <w:rFonts w:ascii="Times New Roman" w:hAnsi="Times New Roman" w:cs="Times New Roman"/>
        </w:rPr>
      </w:pPr>
    </w:p>
    <w:p w14:paraId="1A2353D2" w14:textId="77777777" w:rsidR="00E83B1D" w:rsidRPr="00E83B1D" w:rsidRDefault="00E83B1D" w:rsidP="00E83B1D">
      <w:pPr>
        <w:pStyle w:val="EndNoteBibliography"/>
        <w:ind w:left="720" w:hanging="720"/>
        <w:rPr>
          <w:rFonts w:ascii="Times New Roman" w:hAnsi="Times New Roman" w:cs="Times New Roman"/>
          <w:noProof/>
        </w:rPr>
      </w:pPr>
      <w:r w:rsidRPr="00E83B1D">
        <w:rPr>
          <w:rFonts w:ascii="Times New Roman" w:hAnsi="Times New Roman" w:cs="Times New Roman"/>
        </w:rPr>
        <w:fldChar w:fldCharType="begin"/>
      </w:r>
      <w:r w:rsidRPr="00E83B1D">
        <w:rPr>
          <w:rFonts w:ascii="Times New Roman" w:hAnsi="Times New Roman" w:cs="Times New Roman"/>
        </w:rPr>
        <w:instrText xml:space="preserve"> ADDIN EN.REFLIST </w:instrText>
      </w:r>
      <w:r w:rsidRPr="00E83B1D">
        <w:rPr>
          <w:rFonts w:ascii="Times New Roman" w:hAnsi="Times New Roman" w:cs="Times New Roman"/>
        </w:rPr>
        <w:fldChar w:fldCharType="separate"/>
      </w:r>
      <w:r w:rsidRPr="00E83B1D">
        <w:rPr>
          <w:rFonts w:ascii="Times New Roman" w:hAnsi="Times New Roman" w:cs="Times New Roman"/>
          <w:noProof/>
        </w:rPr>
        <w:t>1.</w:t>
      </w:r>
      <w:r w:rsidRPr="00E83B1D">
        <w:rPr>
          <w:rFonts w:ascii="Times New Roman" w:hAnsi="Times New Roman" w:cs="Times New Roman"/>
          <w:noProof/>
        </w:rPr>
        <w:tab/>
        <w:t>Chitwood MH, Pelissari DM, Drummond Marques da Silva G, Bartholomay P, Rocha MS, Sanchez M, et al. Bayesian evidence synthesis to estimate subnational TB incidence: An application in Brazil. Epidemics. 2021;35:100443.</w:t>
      </w:r>
    </w:p>
    <w:p w14:paraId="4B842200" w14:textId="77777777" w:rsidR="00E83B1D" w:rsidRPr="00E83B1D" w:rsidRDefault="00E83B1D" w:rsidP="00E83B1D">
      <w:pPr>
        <w:pStyle w:val="EndNoteBibliography"/>
        <w:ind w:left="720" w:hanging="720"/>
        <w:rPr>
          <w:rFonts w:ascii="Times New Roman" w:hAnsi="Times New Roman" w:cs="Times New Roman"/>
          <w:noProof/>
        </w:rPr>
      </w:pPr>
      <w:r w:rsidRPr="00E83B1D">
        <w:rPr>
          <w:rFonts w:ascii="Times New Roman" w:hAnsi="Times New Roman" w:cs="Times New Roman"/>
          <w:noProof/>
        </w:rPr>
        <w:t>2.</w:t>
      </w:r>
      <w:r w:rsidRPr="00E83B1D">
        <w:rPr>
          <w:rFonts w:ascii="Times New Roman" w:hAnsi="Times New Roman" w:cs="Times New Roman"/>
          <w:noProof/>
        </w:rPr>
        <w:tab/>
        <w:t>Bartholomay P, Oliveira GP, Pinheiro RS, Vasconcelos AM. [Improved quality of tuberculosis data using record linkage.]. Cad Saude Publica. 2014;30(11):2459-70.</w:t>
      </w:r>
    </w:p>
    <w:p w14:paraId="534B58CD" w14:textId="77777777" w:rsidR="00E83B1D" w:rsidRPr="00E83B1D" w:rsidRDefault="00E83B1D" w:rsidP="00E83B1D">
      <w:pPr>
        <w:pStyle w:val="EndNoteBibliography"/>
        <w:ind w:left="720" w:hanging="720"/>
        <w:rPr>
          <w:rFonts w:ascii="Times New Roman" w:hAnsi="Times New Roman" w:cs="Times New Roman"/>
          <w:noProof/>
        </w:rPr>
      </w:pPr>
      <w:r w:rsidRPr="00E83B1D">
        <w:rPr>
          <w:rFonts w:ascii="Times New Roman" w:hAnsi="Times New Roman" w:cs="Times New Roman"/>
          <w:noProof/>
        </w:rPr>
        <w:t>3.</w:t>
      </w:r>
      <w:r w:rsidRPr="00E83B1D">
        <w:rPr>
          <w:rFonts w:ascii="Times New Roman" w:hAnsi="Times New Roman" w:cs="Times New Roman"/>
          <w:noProof/>
        </w:rPr>
        <w:tab/>
        <w:t>Morris M, Wheeler-Martin K, Simpson D, Mooney SJ, Gelman A, DiMaggio C. Bayesian hierarchical spatial models: Implementing the Besag York Mollie model in stan. Spat Spatiotemporal Epidemiol. 2019;31:100301.</w:t>
      </w:r>
    </w:p>
    <w:p w14:paraId="22BE2DF3" w14:textId="77777777" w:rsidR="00E83B1D" w:rsidRPr="00E83B1D" w:rsidRDefault="00E83B1D" w:rsidP="00E83B1D">
      <w:pPr>
        <w:pStyle w:val="EndNoteBibliography"/>
        <w:ind w:left="720" w:hanging="720"/>
        <w:rPr>
          <w:rFonts w:ascii="Times New Roman" w:hAnsi="Times New Roman" w:cs="Times New Roman"/>
          <w:noProof/>
        </w:rPr>
      </w:pPr>
      <w:r w:rsidRPr="00E83B1D">
        <w:rPr>
          <w:rFonts w:ascii="Times New Roman" w:hAnsi="Times New Roman" w:cs="Times New Roman"/>
          <w:noProof/>
        </w:rPr>
        <w:t>4.</w:t>
      </w:r>
      <w:r w:rsidRPr="00E83B1D">
        <w:rPr>
          <w:rFonts w:ascii="Times New Roman" w:hAnsi="Times New Roman" w:cs="Times New Roman"/>
          <w:noProof/>
        </w:rPr>
        <w:tab/>
        <w:t>Morris M. bym2.stan[Source Code].</w:t>
      </w:r>
    </w:p>
    <w:p w14:paraId="0127B859" w14:textId="6817CFB1" w:rsidR="00E83B1D" w:rsidRPr="00E83B1D" w:rsidRDefault="00E83B1D" w:rsidP="00E83B1D">
      <w:pPr>
        <w:pStyle w:val="EndNoteBibliography"/>
        <w:ind w:left="720" w:hanging="720"/>
        <w:rPr>
          <w:rFonts w:ascii="Times New Roman" w:hAnsi="Times New Roman" w:cs="Times New Roman"/>
          <w:noProof/>
        </w:rPr>
      </w:pPr>
      <w:r w:rsidRPr="00E83B1D">
        <w:rPr>
          <w:rFonts w:ascii="Times New Roman" w:hAnsi="Times New Roman" w:cs="Times New Roman"/>
          <w:noProof/>
        </w:rPr>
        <w:t>5.</w:t>
      </w:r>
      <w:r w:rsidRPr="00E83B1D">
        <w:rPr>
          <w:rFonts w:ascii="Times New Roman" w:hAnsi="Times New Roman" w:cs="Times New Roman"/>
          <w:noProof/>
        </w:rPr>
        <w:tab/>
        <w:t xml:space="preserve">Sistema de Informação de Agravos de Notificação – Sinan: normas e rotinas, 2nd ed., [Internet]. Ministério da Saúde, Secretaria de Vigilância em Saúde. Available from: </w:t>
      </w:r>
      <w:hyperlink r:id="rId4" w:history="1">
        <w:r w:rsidRPr="00E83B1D">
          <w:rPr>
            <w:rStyle w:val="Hyperlink"/>
            <w:rFonts w:ascii="Times New Roman" w:hAnsi="Times New Roman" w:cs="Times New Roman"/>
            <w:noProof/>
          </w:rPr>
          <w:t>http://bvsms.saude.gov.br/bvs/publicacoes/07_0098_M.pdf</w:t>
        </w:r>
      </w:hyperlink>
      <w:r w:rsidRPr="00E83B1D">
        <w:rPr>
          <w:rFonts w:ascii="Times New Roman" w:hAnsi="Times New Roman" w:cs="Times New Roman"/>
          <w:noProof/>
        </w:rPr>
        <w:t>.</w:t>
      </w:r>
    </w:p>
    <w:p w14:paraId="356E812C" w14:textId="77777777" w:rsidR="00A93A3F" w:rsidRDefault="00E83B1D" w:rsidP="00E83B1D">
      <w:pPr>
        <w:ind w:left="720" w:hanging="720"/>
      </w:pPr>
      <w:r w:rsidRPr="00E83B1D">
        <w:rPr>
          <w:rFonts w:ascii="Times New Roman" w:hAnsi="Times New Roman" w:cs="Times New Roman"/>
        </w:rPr>
        <w:fldChar w:fldCharType="end"/>
      </w:r>
    </w:p>
    <w:p w14:paraId="1574168F" w14:textId="6A5E0EE6" w:rsidR="007311B6" w:rsidRDefault="007311B6" w:rsidP="00E83B1D">
      <w:pPr>
        <w:ind w:left="720" w:hanging="720"/>
      </w:pPr>
    </w:p>
    <w:sectPr w:rsidR="007311B6" w:rsidSect="00386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hitwood, Melanie">
    <w15:presenceInfo w15:providerId="AD" w15:userId="S::melanie.chitwood@yale.edu::23d508c6-9953-4458-99ff-d6fbe4e7fb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fxv20w08erptqeaptv5zf9r0twse5vff5rt&quot;&gt;Brazil TB Refs&lt;record-ids&gt;&lt;item&gt;3&lt;/item&gt;&lt;item&gt;4&lt;/item&gt;&lt;item&gt;5&lt;/item&gt;&lt;item&gt;11&lt;/item&gt;&lt;item&gt;21&lt;/item&gt;&lt;/record-ids&gt;&lt;/item&gt;&lt;/Libraries&gt;"/>
  </w:docVars>
  <w:rsids>
    <w:rsidRoot w:val="00E72456"/>
    <w:rsid w:val="00027451"/>
    <w:rsid w:val="00066641"/>
    <w:rsid w:val="000724C0"/>
    <w:rsid w:val="00082D70"/>
    <w:rsid w:val="000A6101"/>
    <w:rsid w:val="000A7A01"/>
    <w:rsid w:val="000B7499"/>
    <w:rsid w:val="000E07A1"/>
    <w:rsid w:val="000F70AE"/>
    <w:rsid w:val="00116B56"/>
    <w:rsid w:val="00134D51"/>
    <w:rsid w:val="00152ED7"/>
    <w:rsid w:val="001B282F"/>
    <w:rsid w:val="001B67FC"/>
    <w:rsid w:val="001D6A0A"/>
    <w:rsid w:val="00231B39"/>
    <w:rsid w:val="00234929"/>
    <w:rsid w:val="00270E87"/>
    <w:rsid w:val="00290D08"/>
    <w:rsid w:val="002B1A0E"/>
    <w:rsid w:val="003352C7"/>
    <w:rsid w:val="00374F84"/>
    <w:rsid w:val="003833CD"/>
    <w:rsid w:val="00386930"/>
    <w:rsid w:val="003A6D53"/>
    <w:rsid w:val="004153BA"/>
    <w:rsid w:val="00425CD1"/>
    <w:rsid w:val="004360C6"/>
    <w:rsid w:val="00441C0D"/>
    <w:rsid w:val="004A5CFC"/>
    <w:rsid w:val="004C0363"/>
    <w:rsid w:val="00514819"/>
    <w:rsid w:val="00541EEB"/>
    <w:rsid w:val="005466FB"/>
    <w:rsid w:val="005476FB"/>
    <w:rsid w:val="005517ED"/>
    <w:rsid w:val="0055670E"/>
    <w:rsid w:val="0056029F"/>
    <w:rsid w:val="00607385"/>
    <w:rsid w:val="00616DC4"/>
    <w:rsid w:val="00632409"/>
    <w:rsid w:val="00644A1D"/>
    <w:rsid w:val="006828AF"/>
    <w:rsid w:val="007311B6"/>
    <w:rsid w:val="007354FA"/>
    <w:rsid w:val="00746943"/>
    <w:rsid w:val="00751B84"/>
    <w:rsid w:val="00852819"/>
    <w:rsid w:val="00865BD9"/>
    <w:rsid w:val="008F5FC4"/>
    <w:rsid w:val="009109DE"/>
    <w:rsid w:val="00986937"/>
    <w:rsid w:val="009B254F"/>
    <w:rsid w:val="009D5494"/>
    <w:rsid w:val="009E495B"/>
    <w:rsid w:val="00A1176D"/>
    <w:rsid w:val="00A316C7"/>
    <w:rsid w:val="00A66BFB"/>
    <w:rsid w:val="00A748D1"/>
    <w:rsid w:val="00A93A3F"/>
    <w:rsid w:val="00AB644B"/>
    <w:rsid w:val="00AE20B9"/>
    <w:rsid w:val="00AF2A9A"/>
    <w:rsid w:val="00B05F89"/>
    <w:rsid w:val="00B20E8B"/>
    <w:rsid w:val="00B42BFA"/>
    <w:rsid w:val="00B668B4"/>
    <w:rsid w:val="00B70BF7"/>
    <w:rsid w:val="00BB162C"/>
    <w:rsid w:val="00C53F1C"/>
    <w:rsid w:val="00C828A9"/>
    <w:rsid w:val="00C914D5"/>
    <w:rsid w:val="00D651F0"/>
    <w:rsid w:val="00D8747D"/>
    <w:rsid w:val="00DC4E14"/>
    <w:rsid w:val="00DD5AB9"/>
    <w:rsid w:val="00DE521A"/>
    <w:rsid w:val="00E24AE3"/>
    <w:rsid w:val="00E369AB"/>
    <w:rsid w:val="00E47171"/>
    <w:rsid w:val="00E603B3"/>
    <w:rsid w:val="00E72456"/>
    <w:rsid w:val="00E83B1D"/>
    <w:rsid w:val="00E861AB"/>
    <w:rsid w:val="00E9047D"/>
    <w:rsid w:val="00E95C2A"/>
    <w:rsid w:val="00ED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16CD"/>
  <w15:chartTrackingRefBased/>
  <w15:docId w15:val="{6BFFD8DC-C8E8-7E44-972E-B71DDD94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4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E7245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EndNoteBibliographyTitle">
    <w:name w:val="EndNote Bibliography Title"/>
    <w:basedOn w:val="Normal"/>
    <w:link w:val="EndNoteBibliographyTitleChar"/>
    <w:rsid w:val="00E83B1D"/>
    <w:pPr>
      <w:jc w:val="center"/>
    </w:pPr>
    <w:rPr>
      <w:rFonts w:ascii="Calibri" w:hAnsi="Calibri" w:cs="Calibri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E83B1D"/>
    <w:rPr>
      <w:rFonts w:ascii="Calibri" w:hAnsi="Calibri" w:cs="Calibri"/>
    </w:rPr>
  </w:style>
  <w:style w:type="paragraph" w:customStyle="1" w:styleId="EndNoteBibliography">
    <w:name w:val="EndNote Bibliography"/>
    <w:basedOn w:val="Normal"/>
    <w:link w:val="EndNoteBibliographyChar"/>
    <w:rsid w:val="00E83B1D"/>
    <w:rPr>
      <w:rFonts w:ascii="Calibri" w:hAnsi="Calibri"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E83B1D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E83B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hyperlink" Target="http://bvsms.saude.gov.br/bvs/publicacoes/07_0098_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1126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Chitwood, Melanie</dc:creator>
  <cp:keywords/>
  <dc:description/>
  <cp:lastModifiedBy>Chitwood, Melanie</cp:lastModifiedBy>
  <cp:revision>7</cp:revision>
  <dcterms:created xsi:type="dcterms:W3CDTF">2021-10-04T18:40:00Z</dcterms:created>
  <dcterms:modified xsi:type="dcterms:W3CDTF">2022-05-23T20:40:00Z</dcterms:modified>
</cp:coreProperties>
</file>